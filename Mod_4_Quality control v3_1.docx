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198B" w14:textId="77777777" w:rsidR="005F25BE" w:rsidRDefault="00692C09" w:rsidP="00001D53">
      <w:pPr>
        <w:pStyle w:val="Title"/>
        <w:rPr>
          <w:lang w:val="en-US"/>
        </w:rPr>
      </w:pPr>
      <w:r w:rsidRPr="00692C09">
        <w:rPr>
          <w:lang w:val="en-US"/>
        </w:rPr>
        <w:t>Quality control and assurance in molecular testing</w:t>
      </w:r>
    </w:p>
    <w:p w14:paraId="1D387277" w14:textId="77777777" w:rsidR="00001D53" w:rsidRDefault="00001D53" w:rsidP="005F25BE">
      <w:pPr>
        <w:rPr>
          <w:lang w:val="en-US"/>
        </w:rPr>
      </w:pPr>
    </w:p>
    <w:sdt>
      <w:sdtPr>
        <w:rPr>
          <w:rFonts w:ascii="Verdana" w:eastAsiaTheme="minorHAnsi" w:hAnsi="Verdana" w:cstheme="minorBidi"/>
          <w:color w:val="auto"/>
          <w:kern w:val="2"/>
          <w:sz w:val="22"/>
          <w:szCs w:val="22"/>
          <w:lang w:val="nl-NL"/>
          <w14:ligatures w14:val="standardContextual"/>
        </w:rPr>
        <w:id w:val="-1009289703"/>
        <w:docPartObj>
          <w:docPartGallery w:val="Table of Contents"/>
          <w:docPartUnique/>
        </w:docPartObj>
      </w:sdtPr>
      <w:sdtEndPr>
        <w:rPr>
          <w:b/>
          <w:bCs/>
          <w:noProof/>
        </w:rPr>
      </w:sdtEndPr>
      <w:sdtContent>
        <w:p w14:paraId="7BED83E8" w14:textId="62AEAB3D" w:rsidR="00CD29E9" w:rsidRDefault="00CD29E9">
          <w:pPr>
            <w:pStyle w:val="TOCHeading"/>
          </w:pPr>
          <w:r>
            <w:t>Contents</w:t>
          </w:r>
        </w:p>
        <w:p w14:paraId="3C536103" w14:textId="487BCEBF" w:rsidR="005B10A0" w:rsidRDefault="00CD29E9">
          <w:pPr>
            <w:pStyle w:val="TOC1"/>
            <w:tabs>
              <w:tab w:val="right" w:leader="dot" w:pos="9016"/>
            </w:tabs>
            <w:rPr>
              <w:rFonts w:asciiTheme="minorHAnsi" w:eastAsiaTheme="minorEastAsia" w:hAnsiTheme="minorHAnsi"/>
              <w:noProof/>
              <w:lang w:eastAsia="nl-NL"/>
            </w:rPr>
          </w:pPr>
          <w:r>
            <w:fldChar w:fldCharType="begin"/>
          </w:r>
          <w:r>
            <w:instrText xml:space="preserve"> TOC \o "1-3" \h \z \u </w:instrText>
          </w:r>
          <w:r>
            <w:fldChar w:fldCharType="separate"/>
          </w:r>
          <w:hyperlink w:anchor="_Toc214454853" w:history="1">
            <w:r w:rsidR="005B10A0" w:rsidRPr="004E0B33">
              <w:rPr>
                <w:rStyle w:val="Hyperlink"/>
                <w:noProof/>
                <w:lang w:val="en-US"/>
              </w:rPr>
              <w:t>Introduction</w:t>
            </w:r>
            <w:r w:rsidR="005B10A0">
              <w:rPr>
                <w:noProof/>
                <w:webHidden/>
              </w:rPr>
              <w:tab/>
            </w:r>
            <w:r w:rsidR="005B10A0">
              <w:rPr>
                <w:noProof/>
                <w:webHidden/>
              </w:rPr>
              <w:fldChar w:fldCharType="begin"/>
            </w:r>
            <w:r w:rsidR="005B10A0">
              <w:rPr>
                <w:noProof/>
                <w:webHidden/>
              </w:rPr>
              <w:instrText xml:space="preserve"> PAGEREF _Toc214454853 \h </w:instrText>
            </w:r>
            <w:r w:rsidR="005B10A0">
              <w:rPr>
                <w:noProof/>
                <w:webHidden/>
              </w:rPr>
            </w:r>
            <w:r w:rsidR="005B10A0">
              <w:rPr>
                <w:noProof/>
                <w:webHidden/>
              </w:rPr>
              <w:fldChar w:fldCharType="separate"/>
            </w:r>
            <w:r w:rsidR="005B10A0">
              <w:rPr>
                <w:noProof/>
                <w:webHidden/>
              </w:rPr>
              <w:t>1</w:t>
            </w:r>
            <w:r w:rsidR="005B10A0">
              <w:rPr>
                <w:noProof/>
                <w:webHidden/>
              </w:rPr>
              <w:fldChar w:fldCharType="end"/>
            </w:r>
          </w:hyperlink>
        </w:p>
        <w:p w14:paraId="65BD855B" w14:textId="1DBC284D" w:rsidR="005B10A0" w:rsidRDefault="005B10A0">
          <w:pPr>
            <w:pStyle w:val="TOC1"/>
            <w:tabs>
              <w:tab w:val="right" w:leader="dot" w:pos="9016"/>
            </w:tabs>
            <w:rPr>
              <w:rFonts w:asciiTheme="minorHAnsi" w:eastAsiaTheme="minorEastAsia" w:hAnsiTheme="minorHAnsi"/>
              <w:noProof/>
              <w:lang w:eastAsia="nl-NL"/>
            </w:rPr>
          </w:pPr>
          <w:hyperlink w:anchor="_Toc214454854" w:history="1">
            <w:r w:rsidRPr="004E0B33">
              <w:rPr>
                <w:rStyle w:val="Hyperlink"/>
                <w:noProof/>
                <w:lang w:val="en-US"/>
              </w:rPr>
              <w:t>When Quality fails in CCHF diagnosis</w:t>
            </w:r>
            <w:r>
              <w:rPr>
                <w:noProof/>
                <w:webHidden/>
              </w:rPr>
              <w:tab/>
            </w:r>
            <w:r>
              <w:rPr>
                <w:noProof/>
                <w:webHidden/>
              </w:rPr>
              <w:fldChar w:fldCharType="begin"/>
            </w:r>
            <w:r>
              <w:rPr>
                <w:noProof/>
                <w:webHidden/>
              </w:rPr>
              <w:instrText xml:space="preserve"> PAGEREF _Toc214454854 \h </w:instrText>
            </w:r>
            <w:r>
              <w:rPr>
                <w:noProof/>
                <w:webHidden/>
              </w:rPr>
            </w:r>
            <w:r>
              <w:rPr>
                <w:noProof/>
                <w:webHidden/>
              </w:rPr>
              <w:fldChar w:fldCharType="separate"/>
            </w:r>
            <w:r>
              <w:rPr>
                <w:noProof/>
                <w:webHidden/>
              </w:rPr>
              <w:t>2</w:t>
            </w:r>
            <w:r>
              <w:rPr>
                <w:noProof/>
                <w:webHidden/>
              </w:rPr>
              <w:fldChar w:fldCharType="end"/>
            </w:r>
          </w:hyperlink>
        </w:p>
        <w:p w14:paraId="32B1E906" w14:textId="6BBBB67F" w:rsidR="005B10A0" w:rsidRDefault="005B10A0">
          <w:pPr>
            <w:pStyle w:val="TOC1"/>
            <w:tabs>
              <w:tab w:val="right" w:leader="dot" w:pos="9016"/>
            </w:tabs>
            <w:rPr>
              <w:rFonts w:asciiTheme="minorHAnsi" w:eastAsiaTheme="minorEastAsia" w:hAnsiTheme="minorHAnsi"/>
              <w:noProof/>
              <w:lang w:eastAsia="nl-NL"/>
            </w:rPr>
          </w:pPr>
          <w:hyperlink w:anchor="_Toc214454855" w:history="1">
            <w:r w:rsidRPr="004E0B33">
              <w:rPr>
                <w:rStyle w:val="Hyperlink"/>
                <w:noProof/>
                <w:lang w:val="en-US"/>
              </w:rPr>
              <w:t>The Pre-Analytical Phase</w:t>
            </w:r>
            <w:r>
              <w:rPr>
                <w:noProof/>
                <w:webHidden/>
              </w:rPr>
              <w:tab/>
            </w:r>
            <w:r>
              <w:rPr>
                <w:noProof/>
                <w:webHidden/>
              </w:rPr>
              <w:fldChar w:fldCharType="begin"/>
            </w:r>
            <w:r>
              <w:rPr>
                <w:noProof/>
                <w:webHidden/>
              </w:rPr>
              <w:instrText xml:space="preserve"> PAGEREF _Toc214454855 \h </w:instrText>
            </w:r>
            <w:r>
              <w:rPr>
                <w:noProof/>
                <w:webHidden/>
              </w:rPr>
            </w:r>
            <w:r>
              <w:rPr>
                <w:noProof/>
                <w:webHidden/>
              </w:rPr>
              <w:fldChar w:fldCharType="separate"/>
            </w:r>
            <w:r>
              <w:rPr>
                <w:noProof/>
                <w:webHidden/>
              </w:rPr>
              <w:t>3</w:t>
            </w:r>
            <w:r>
              <w:rPr>
                <w:noProof/>
                <w:webHidden/>
              </w:rPr>
              <w:fldChar w:fldCharType="end"/>
            </w:r>
          </w:hyperlink>
        </w:p>
        <w:p w14:paraId="6E455368" w14:textId="075805A3" w:rsidR="005B10A0" w:rsidRDefault="005B10A0">
          <w:pPr>
            <w:pStyle w:val="TOC2"/>
            <w:tabs>
              <w:tab w:val="right" w:leader="dot" w:pos="9016"/>
            </w:tabs>
            <w:rPr>
              <w:rFonts w:asciiTheme="minorHAnsi" w:eastAsiaTheme="minorEastAsia" w:hAnsiTheme="minorHAnsi"/>
              <w:noProof/>
              <w:lang w:eastAsia="nl-NL"/>
            </w:rPr>
          </w:pPr>
          <w:hyperlink w:anchor="_Toc214454856" w:history="1">
            <w:r w:rsidRPr="004E0B33">
              <w:rPr>
                <w:rStyle w:val="Hyperlink"/>
                <w:noProof/>
                <w:lang w:val="en-US"/>
              </w:rPr>
              <w:t>Proper collection and labeling</w:t>
            </w:r>
            <w:r>
              <w:rPr>
                <w:noProof/>
                <w:webHidden/>
              </w:rPr>
              <w:tab/>
            </w:r>
            <w:r>
              <w:rPr>
                <w:noProof/>
                <w:webHidden/>
              </w:rPr>
              <w:fldChar w:fldCharType="begin"/>
            </w:r>
            <w:r>
              <w:rPr>
                <w:noProof/>
                <w:webHidden/>
              </w:rPr>
              <w:instrText xml:space="preserve"> PAGEREF _Toc214454856 \h </w:instrText>
            </w:r>
            <w:r>
              <w:rPr>
                <w:noProof/>
                <w:webHidden/>
              </w:rPr>
            </w:r>
            <w:r>
              <w:rPr>
                <w:noProof/>
                <w:webHidden/>
              </w:rPr>
              <w:fldChar w:fldCharType="separate"/>
            </w:r>
            <w:r>
              <w:rPr>
                <w:noProof/>
                <w:webHidden/>
              </w:rPr>
              <w:t>3</w:t>
            </w:r>
            <w:r>
              <w:rPr>
                <w:noProof/>
                <w:webHidden/>
              </w:rPr>
              <w:fldChar w:fldCharType="end"/>
            </w:r>
          </w:hyperlink>
        </w:p>
        <w:p w14:paraId="749DC0E0" w14:textId="7F8092C8" w:rsidR="005B10A0" w:rsidRDefault="005B10A0">
          <w:pPr>
            <w:pStyle w:val="TOC1"/>
            <w:tabs>
              <w:tab w:val="right" w:leader="dot" w:pos="9016"/>
            </w:tabs>
            <w:rPr>
              <w:rFonts w:asciiTheme="minorHAnsi" w:eastAsiaTheme="minorEastAsia" w:hAnsiTheme="minorHAnsi"/>
              <w:noProof/>
              <w:lang w:eastAsia="nl-NL"/>
            </w:rPr>
          </w:pPr>
          <w:hyperlink w:anchor="_Toc214454857" w:history="1">
            <w:r w:rsidRPr="004E0B33">
              <w:rPr>
                <w:rStyle w:val="Hyperlink"/>
                <w:noProof/>
                <w:lang w:val="en-US"/>
              </w:rPr>
              <w:t>Assay controls</w:t>
            </w:r>
            <w:r>
              <w:rPr>
                <w:noProof/>
                <w:webHidden/>
              </w:rPr>
              <w:tab/>
            </w:r>
            <w:r>
              <w:rPr>
                <w:noProof/>
                <w:webHidden/>
              </w:rPr>
              <w:fldChar w:fldCharType="begin"/>
            </w:r>
            <w:r>
              <w:rPr>
                <w:noProof/>
                <w:webHidden/>
              </w:rPr>
              <w:instrText xml:space="preserve"> PAGEREF _Toc214454857 \h </w:instrText>
            </w:r>
            <w:r>
              <w:rPr>
                <w:noProof/>
                <w:webHidden/>
              </w:rPr>
            </w:r>
            <w:r>
              <w:rPr>
                <w:noProof/>
                <w:webHidden/>
              </w:rPr>
              <w:fldChar w:fldCharType="separate"/>
            </w:r>
            <w:r>
              <w:rPr>
                <w:noProof/>
                <w:webHidden/>
              </w:rPr>
              <w:t>4</w:t>
            </w:r>
            <w:r>
              <w:rPr>
                <w:noProof/>
                <w:webHidden/>
              </w:rPr>
              <w:fldChar w:fldCharType="end"/>
            </w:r>
          </w:hyperlink>
        </w:p>
        <w:p w14:paraId="62FD5A91" w14:textId="1A2C4D04" w:rsidR="005B10A0" w:rsidRDefault="005B10A0">
          <w:pPr>
            <w:pStyle w:val="TOC1"/>
            <w:tabs>
              <w:tab w:val="right" w:leader="dot" w:pos="9016"/>
            </w:tabs>
            <w:rPr>
              <w:rFonts w:asciiTheme="minorHAnsi" w:eastAsiaTheme="minorEastAsia" w:hAnsiTheme="minorHAnsi"/>
              <w:noProof/>
              <w:lang w:eastAsia="nl-NL"/>
            </w:rPr>
          </w:pPr>
          <w:hyperlink w:anchor="_Toc214454858" w:history="1">
            <w:r w:rsidRPr="004E0B33">
              <w:rPr>
                <w:rStyle w:val="Hyperlink"/>
                <w:noProof/>
                <w:lang w:val="en-US"/>
              </w:rPr>
              <w:t>Trend analysis</w:t>
            </w:r>
            <w:r>
              <w:rPr>
                <w:noProof/>
                <w:webHidden/>
              </w:rPr>
              <w:tab/>
            </w:r>
            <w:r>
              <w:rPr>
                <w:noProof/>
                <w:webHidden/>
              </w:rPr>
              <w:fldChar w:fldCharType="begin"/>
            </w:r>
            <w:r>
              <w:rPr>
                <w:noProof/>
                <w:webHidden/>
              </w:rPr>
              <w:instrText xml:space="preserve"> PAGEREF _Toc214454858 \h </w:instrText>
            </w:r>
            <w:r>
              <w:rPr>
                <w:noProof/>
                <w:webHidden/>
              </w:rPr>
            </w:r>
            <w:r>
              <w:rPr>
                <w:noProof/>
                <w:webHidden/>
              </w:rPr>
              <w:fldChar w:fldCharType="separate"/>
            </w:r>
            <w:r>
              <w:rPr>
                <w:noProof/>
                <w:webHidden/>
              </w:rPr>
              <w:t>5</w:t>
            </w:r>
            <w:r>
              <w:rPr>
                <w:noProof/>
                <w:webHidden/>
              </w:rPr>
              <w:fldChar w:fldCharType="end"/>
            </w:r>
          </w:hyperlink>
        </w:p>
        <w:p w14:paraId="2C885CFF" w14:textId="281655CA" w:rsidR="005B10A0" w:rsidRDefault="005B10A0">
          <w:pPr>
            <w:pStyle w:val="TOC2"/>
            <w:tabs>
              <w:tab w:val="right" w:leader="dot" w:pos="9016"/>
            </w:tabs>
            <w:rPr>
              <w:rFonts w:asciiTheme="minorHAnsi" w:eastAsiaTheme="minorEastAsia" w:hAnsiTheme="minorHAnsi"/>
              <w:noProof/>
              <w:lang w:eastAsia="nl-NL"/>
            </w:rPr>
          </w:pPr>
          <w:hyperlink w:anchor="_Toc214454859" w:history="1">
            <w:r w:rsidRPr="004E0B33">
              <w:rPr>
                <w:rStyle w:val="Hyperlink"/>
                <w:noProof/>
                <w:lang w:val="en-US"/>
              </w:rPr>
              <w:t>Routine trend monitoring</w:t>
            </w:r>
            <w:r>
              <w:rPr>
                <w:noProof/>
                <w:webHidden/>
              </w:rPr>
              <w:tab/>
            </w:r>
            <w:r>
              <w:rPr>
                <w:noProof/>
                <w:webHidden/>
              </w:rPr>
              <w:fldChar w:fldCharType="begin"/>
            </w:r>
            <w:r>
              <w:rPr>
                <w:noProof/>
                <w:webHidden/>
              </w:rPr>
              <w:instrText xml:space="preserve"> PAGEREF _Toc214454859 \h </w:instrText>
            </w:r>
            <w:r>
              <w:rPr>
                <w:noProof/>
                <w:webHidden/>
              </w:rPr>
            </w:r>
            <w:r>
              <w:rPr>
                <w:noProof/>
                <w:webHidden/>
              </w:rPr>
              <w:fldChar w:fldCharType="separate"/>
            </w:r>
            <w:r>
              <w:rPr>
                <w:noProof/>
                <w:webHidden/>
              </w:rPr>
              <w:t>5</w:t>
            </w:r>
            <w:r>
              <w:rPr>
                <w:noProof/>
                <w:webHidden/>
              </w:rPr>
              <w:fldChar w:fldCharType="end"/>
            </w:r>
          </w:hyperlink>
        </w:p>
        <w:p w14:paraId="066460D5" w14:textId="159B88F8" w:rsidR="005B10A0" w:rsidRDefault="005B10A0">
          <w:pPr>
            <w:pStyle w:val="TOC2"/>
            <w:tabs>
              <w:tab w:val="right" w:leader="dot" w:pos="9016"/>
            </w:tabs>
            <w:rPr>
              <w:rFonts w:asciiTheme="minorHAnsi" w:eastAsiaTheme="minorEastAsia" w:hAnsiTheme="minorHAnsi"/>
              <w:noProof/>
              <w:lang w:eastAsia="nl-NL"/>
            </w:rPr>
          </w:pPr>
          <w:hyperlink w:anchor="_Toc214454860" w:history="1">
            <w:r w:rsidRPr="004E0B33">
              <w:rPr>
                <w:rStyle w:val="Hyperlink"/>
                <w:noProof/>
                <w:lang w:val="en-US"/>
              </w:rPr>
              <w:t>Testing of new reagent lots</w:t>
            </w:r>
            <w:r>
              <w:rPr>
                <w:noProof/>
                <w:webHidden/>
              </w:rPr>
              <w:tab/>
            </w:r>
            <w:r>
              <w:rPr>
                <w:noProof/>
                <w:webHidden/>
              </w:rPr>
              <w:fldChar w:fldCharType="begin"/>
            </w:r>
            <w:r>
              <w:rPr>
                <w:noProof/>
                <w:webHidden/>
              </w:rPr>
              <w:instrText xml:space="preserve"> PAGEREF _Toc214454860 \h </w:instrText>
            </w:r>
            <w:r>
              <w:rPr>
                <w:noProof/>
                <w:webHidden/>
              </w:rPr>
            </w:r>
            <w:r>
              <w:rPr>
                <w:noProof/>
                <w:webHidden/>
              </w:rPr>
              <w:fldChar w:fldCharType="separate"/>
            </w:r>
            <w:r>
              <w:rPr>
                <w:noProof/>
                <w:webHidden/>
              </w:rPr>
              <w:t>6</w:t>
            </w:r>
            <w:r>
              <w:rPr>
                <w:noProof/>
                <w:webHidden/>
              </w:rPr>
              <w:fldChar w:fldCharType="end"/>
            </w:r>
          </w:hyperlink>
        </w:p>
        <w:p w14:paraId="53E375B6" w14:textId="77CD6C0C" w:rsidR="005B10A0" w:rsidRDefault="005B10A0">
          <w:pPr>
            <w:pStyle w:val="TOC1"/>
            <w:tabs>
              <w:tab w:val="right" w:leader="dot" w:pos="9016"/>
            </w:tabs>
            <w:rPr>
              <w:rFonts w:asciiTheme="minorHAnsi" w:eastAsiaTheme="minorEastAsia" w:hAnsiTheme="minorHAnsi"/>
              <w:noProof/>
              <w:lang w:eastAsia="nl-NL"/>
            </w:rPr>
          </w:pPr>
          <w:hyperlink w:anchor="_Toc214454861" w:history="1">
            <w:r w:rsidRPr="004E0B33">
              <w:rPr>
                <w:rStyle w:val="Hyperlink"/>
                <w:noProof/>
                <w:lang w:val="en-US"/>
              </w:rPr>
              <w:t>Proficiency testing</w:t>
            </w:r>
            <w:r>
              <w:rPr>
                <w:noProof/>
                <w:webHidden/>
              </w:rPr>
              <w:tab/>
            </w:r>
            <w:r>
              <w:rPr>
                <w:noProof/>
                <w:webHidden/>
              </w:rPr>
              <w:fldChar w:fldCharType="begin"/>
            </w:r>
            <w:r>
              <w:rPr>
                <w:noProof/>
                <w:webHidden/>
              </w:rPr>
              <w:instrText xml:space="preserve"> PAGEREF _Toc214454861 \h </w:instrText>
            </w:r>
            <w:r>
              <w:rPr>
                <w:noProof/>
                <w:webHidden/>
              </w:rPr>
            </w:r>
            <w:r>
              <w:rPr>
                <w:noProof/>
                <w:webHidden/>
              </w:rPr>
              <w:fldChar w:fldCharType="separate"/>
            </w:r>
            <w:r>
              <w:rPr>
                <w:noProof/>
                <w:webHidden/>
              </w:rPr>
              <w:t>6</w:t>
            </w:r>
            <w:r>
              <w:rPr>
                <w:noProof/>
                <w:webHidden/>
              </w:rPr>
              <w:fldChar w:fldCharType="end"/>
            </w:r>
          </w:hyperlink>
        </w:p>
        <w:p w14:paraId="5827B902" w14:textId="739C6C7E" w:rsidR="005B10A0" w:rsidRDefault="005B10A0">
          <w:pPr>
            <w:pStyle w:val="TOC1"/>
            <w:tabs>
              <w:tab w:val="right" w:leader="dot" w:pos="9016"/>
            </w:tabs>
            <w:rPr>
              <w:rFonts w:asciiTheme="minorHAnsi" w:eastAsiaTheme="minorEastAsia" w:hAnsiTheme="minorHAnsi"/>
              <w:noProof/>
              <w:lang w:eastAsia="nl-NL"/>
            </w:rPr>
          </w:pPr>
          <w:hyperlink w:anchor="_Toc214454862" w:history="1">
            <w:r w:rsidRPr="004E0B33">
              <w:rPr>
                <w:rStyle w:val="Hyperlink"/>
                <w:noProof/>
                <w:lang w:val="en-US"/>
              </w:rPr>
              <w:t>Personnel competency</w:t>
            </w:r>
            <w:r>
              <w:rPr>
                <w:noProof/>
                <w:webHidden/>
              </w:rPr>
              <w:tab/>
            </w:r>
            <w:r>
              <w:rPr>
                <w:noProof/>
                <w:webHidden/>
              </w:rPr>
              <w:fldChar w:fldCharType="begin"/>
            </w:r>
            <w:r>
              <w:rPr>
                <w:noProof/>
                <w:webHidden/>
              </w:rPr>
              <w:instrText xml:space="preserve"> PAGEREF _Toc214454862 \h </w:instrText>
            </w:r>
            <w:r>
              <w:rPr>
                <w:noProof/>
                <w:webHidden/>
              </w:rPr>
            </w:r>
            <w:r>
              <w:rPr>
                <w:noProof/>
                <w:webHidden/>
              </w:rPr>
              <w:fldChar w:fldCharType="separate"/>
            </w:r>
            <w:r>
              <w:rPr>
                <w:noProof/>
                <w:webHidden/>
              </w:rPr>
              <w:t>6</w:t>
            </w:r>
            <w:r>
              <w:rPr>
                <w:noProof/>
                <w:webHidden/>
              </w:rPr>
              <w:fldChar w:fldCharType="end"/>
            </w:r>
          </w:hyperlink>
        </w:p>
        <w:p w14:paraId="06F15F2A" w14:textId="60F45037" w:rsidR="005B10A0" w:rsidRDefault="005B10A0">
          <w:pPr>
            <w:pStyle w:val="TOC1"/>
            <w:tabs>
              <w:tab w:val="right" w:leader="dot" w:pos="9016"/>
            </w:tabs>
            <w:rPr>
              <w:rFonts w:asciiTheme="minorHAnsi" w:eastAsiaTheme="minorEastAsia" w:hAnsiTheme="minorHAnsi"/>
              <w:noProof/>
              <w:lang w:eastAsia="nl-NL"/>
            </w:rPr>
          </w:pPr>
          <w:hyperlink w:anchor="_Toc214454863" w:history="1">
            <w:r w:rsidRPr="004E0B33">
              <w:rPr>
                <w:rStyle w:val="Hyperlink"/>
                <w:noProof/>
                <w:lang w:val="en-US"/>
              </w:rPr>
              <w:t>Commercial kits versus in-house assays</w:t>
            </w:r>
            <w:r>
              <w:rPr>
                <w:noProof/>
                <w:webHidden/>
              </w:rPr>
              <w:tab/>
            </w:r>
            <w:r>
              <w:rPr>
                <w:noProof/>
                <w:webHidden/>
              </w:rPr>
              <w:fldChar w:fldCharType="begin"/>
            </w:r>
            <w:r>
              <w:rPr>
                <w:noProof/>
                <w:webHidden/>
              </w:rPr>
              <w:instrText xml:space="preserve"> PAGEREF _Toc214454863 \h </w:instrText>
            </w:r>
            <w:r>
              <w:rPr>
                <w:noProof/>
                <w:webHidden/>
              </w:rPr>
            </w:r>
            <w:r>
              <w:rPr>
                <w:noProof/>
                <w:webHidden/>
              </w:rPr>
              <w:fldChar w:fldCharType="separate"/>
            </w:r>
            <w:r>
              <w:rPr>
                <w:noProof/>
                <w:webHidden/>
              </w:rPr>
              <w:t>6</w:t>
            </w:r>
            <w:r>
              <w:rPr>
                <w:noProof/>
                <w:webHidden/>
              </w:rPr>
              <w:fldChar w:fldCharType="end"/>
            </w:r>
          </w:hyperlink>
        </w:p>
        <w:p w14:paraId="74DC9523" w14:textId="1F4876AB" w:rsidR="005B10A0" w:rsidRDefault="005B10A0">
          <w:pPr>
            <w:pStyle w:val="TOC2"/>
            <w:tabs>
              <w:tab w:val="right" w:leader="dot" w:pos="9016"/>
            </w:tabs>
            <w:rPr>
              <w:rFonts w:asciiTheme="minorHAnsi" w:eastAsiaTheme="minorEastAsia" w:hAnsiTheme="minorHAnsi"/>
              <w:noProof/>
              <w:lang w:eastAsia="nl-NL"/>
            </w:rPr>
          </w:pPr>
          <w:hyperlink w:anchor="_Toc214454864" w:history="1">
            <w:r w:rsidRPr="004E0B33">
              <w:rPr>
                <w:rStyle w:val="Hyperlink"/>
                <w:noProof/>
                <w:lang w:val="en-US"/>
              </w:rPr>
              <w:t>Where to find reference material?</w:t>
            </w:r>
            <w:r>
              <w:rPr>
                <w:noProof/>
                <w:webHidden/>
              </w:rPr>
              <w:tab/>
            </w:r>
            <w:r>
              <w:rPr>
                <w:noProof/>
                <w:webHidden/>
              </w:rPr>
              <w:fldChar w:fldCharType="begin"/>
            </w:r>
            <w:r>
              <w:rPr>
                <w:noProof/>
                <w:webHidden/>
              </w:rPr>
              <w:instrText xml:space="preserve"> PAGEREF _Toc214454864 \h </w:instrText>
            </w:r>
            <w:r>
              <w:rPr>
                <w:noProof/>
                <w:webHidden/>
              </w:rPr>
            </w:r>
            <w:r>
              <w:rPr>
                <w:noProof/>
                <w:webHidden/>
              </w:rPr>
              <w:fldChar w:fldCharType="separate"/>
            </w:r>
            <w:r>
              <w:rPr>
                <w:noProof/>
                <w:webHidden/>
              </w:rPr>
              <w:t>7</w:t>
            </w:r>
            <w:r>
              <w:rPr>
                <w:noProof/>
                <w:webHidden/>
              </w:rPr>
              <w:fldChar w:fldCharType="end"/>
            </w:r>
          </w:hyperlink>
        </w:p>
        <w:p w14:paraId="4D525979" w14:textId="6688617E" w:rsidR="005B10A0" w:rsidRDefault="005B10A0">
          <w:pPr>
            <w:pStyle w:val="TOC1"/>
            <w:tabs>
              <w:tab w:val="right" w:leader="dot" w:pos="9016"/>
            </w:tabs>
            <w:rPr>
              <w:rFonts w:asciiTheme="minorHAnsi" w:eastAsiaTheme="minorEastAsia" w:hAnsiTheme="minorHAnsi"/>
              <w:noProof/>
              <w:lang w:eastAsia="nl-NL"/>
            </w:rPr>
          </w:pPr>
          <w:hyperlink w:anchor="_Toc214454865" w:history="1">
            <w:r w:rsidRPr="004E0B33">
              <w:rPr>
                <w:rStyle w:val="Hyperlink"/>
                <w:noProof/>
                <w:lang w:val="en-US"/>
              </w:rPr>
              <w:t>The Post-Analytical Phase</w:t>
            </w:r>
            <w:r>
              <w:rPr>
                <w:noProof/>
                <w:webHidden/>
              </w:rPr>
              <w:tab/>
            </w:r>
            <w:r>
              <w:rPr>
                <w:noProof/>
                <w:webHidden/>
              </w:rPr>
              <w:fldChar w:fldCharType="begin"/>
            </w:r>
            <w:r>
              <w:rPr>
                <w:noProof/>
                <w:webHidden/>
              </w:rPr>
              <w:instrText xml:space="preserve"> PAGEREF _Toc214454865 \h </w:instrText>
            </w:r>
            <w:r>
              <w:rPr>
                <w:noProof/>
                <w:webHidden/>
              </w:rPr>
            </w:r>
            <w:r>
              <w:rPr>
                <w:noProof/>
                <w:webHidden/>
              </w:rPr>
              <w:fldChar w:fldCharType="separate"/>
            </w:r>
            <w:r>
              <w:rPr>
                <w:noProof/>
                <w:webHidden/>
              </w:rPr>
              <w:t>8</w:t>
            </w:r>
            <w:r>
              <w:rPr>
                <w:noProof/>
                <w:webHidden/>
              </w:rPr>
              <w:fldChar w:fldCharType="end"/>
            </w:r>
          </w:hyperlink>
        </w:p>
        <w:p w14:paraId="6B3F573D" w14:textId="5A0F6C88" w:rsidR="005B10A0" w:rsidRDefault="005B10A0">
          <w:pPr>
            <w:pStyle w:val="TOC2"/>
            <w:tabs>
              <w:tab w:val="right" w:leader="dot" w:pos="9016"/>
            </w:tabs>
            <w:rPr>
              <w:rFonts w:asciiTheme="minorHAnsi" w:eastAsiaTheme="minorEastAsia" w:hAnsiTheme="minorHAnsi"/>
              <w:noProof/>
              <w:lang w:eastAsia="nl-NL"/>
            </w:rPr>
          </w:pPr>
          <w:hyperlink w:anchor="_Toc214454866" w:history="1">
            <w:r w:rsidRPr="004E0B33">
              <w:rPr>
                <w:rStyle w:val="Hyperlink"/>
                <w:noProof/>
                <w:lang w:val="en-US"/>
              </w:rPr>
              <w:t>Interpreting the Run</w:t>
            </w:r>
            <w:r>
              <w:rPr>
                <w:noProof/>
                <w:webHidden/>
              </w:rPr>
              <w:tab/>
            </w:r>
            <w:r>
              <w:rPr>
                <w:noProof/>
                <w:webHidden/>
              </w:rPr>
              <w:fldChar w:fldCharType="begin"/>
            </w:r>
            <w:r>
              <w:rPr>
                <w:noProof/>
                <w:webHidden/>
              </w:rPr>
              <w:instrText xml:space="preserve"> PAGEREF _Toc214454866 \h </w:instrText>
            </w:r>
            <w:r>
              <w:rPr>
                <w:noProof/>
                <w:webHidden/>
              </w:rPr>
            </w:r>
            <w:r>
              <w:rPr>
                <w:noProof/>
                <w:webHidden/>
              </w:rPr>
              <w:fldChar w:fldCharType="separate"/>
            </w:r>
            <w:r>
              <w:rPr>
                <w:noProof/>
                <w:webHidden/>
              </w:rPr>
              <w:t>8</w:t>
            </w:r>
            <w:r>
              <w:rPr>
                <w:noProof/>
                <w:webHidden/>
              </w:rPr>
              <w:fldChar w:fldCharType="end"/>
            </w:r>
          </w:hyperlink>
        </w:p>
        <w:p w14:paraId="61EA5C88" w14:textId="7802A8A8" w:rsidR="00CD29E9" w:rsidRDefault="00CD29E9">
          <w:r>
            <w:rPr>
              <w:b/>
              <w:bCs/>
              <w:noProof/>
            </w:rPr>
            <w:fldChar w:fldCharType="end"/>
          </w:r>
        </w:p>
      </w:sdtContent>
    </w:sdt>
    <w:p w14:paraId="18B95C91" w14:textId="77777777" w:rsidR="006A1233" w:rsidRDefault="006A1233" w:rsidP="005F25BE">
      <w:pPr>
        <w:rPr>
          <w:lang w:val="en-US"/>
        </w:rPr>
      </w:pPr>
    </w:p>
    <w:p w14:paraId="54BA4602" w14:textId="77777777" w:rsidR="00E524C8" w:rsidRDefault="00E524C8" w:rsidP="005F25BE">
      <w:pPr>
        <w:rPr>
          <w:lang w:val="en-US"/>
        </w:rPr>
      </w:pPr>
    </w:p>
    <w:p w14:paraId="646A741E" w14:textId="36FC92E8" w:rsidR="009B6F98" w:rsidRDefault="0074392C" w:rsidP="00001D53">
      <w:pPr>
        <w:pStyle w:val="Heading1"/>
        <w:rPr>
          <w:lang w:val="en-US"/>
        </w:rPr>
      </w:pPr>
      <w:bookmarkStart w:id="0" w:name="_Toc214454853"/>
      <w:r>
        <w:rPr>
          <w:lang w:val="en-US"/>
        </w:rPr>
        <w:t>Introduction</w:t>
      </w:r>
      <w:bookmarkEnd w:id="0"/>
    </w:p>
    <w:p w14:paraId="62F58547" w14:textId="441F7805" w:rsidR="009B6F98" w:rsidRPr="008560FA" w:rsidRDefault="009B6F98" w:rsidP="009B6F98">
      <w:pPr>
        <w:rPr>
          <w:lang w:val="en-US"/>
        </w:rPr>
      </w:pPr>
      <w:r>
        <w:rPr>
          <w:lang w:val="en-US"/>
        </w:rPr>
        <w:t>In</w:t>
      </w:r>
      <w:r w:rsidRPr="008560FA">
        <w:rPr>
          <w:lang w:val="en-US"/>
        </w:rPr>
        <w:t xml:space="preserve"> </w:t>
      </w:r>
      <w:r w:rsidRPr="009B6F98">
        <w:rPr>
          <w:lang w:val="en-US"/>
        </w:rPr>
        <w:t xml:space="preserve">the </w:t>
      </w:r>
      <w:r w:rsidRPr="008560FA">
        <w:rPr>
          <w:lang w:val="en-US"/>
        </w:rPr>
        <w:t xml:space="preserve">previous chapter we already discussed some controls and calibrators of the </w:t>
      </w:r>
      <w:r w:rsidRPr="009B6F98">
        <w:rPr>
          <w:lang w:val="en-US"/>
        </w:rPr>
        <w:t xml:space="preserve">real-time PCR </w:t>
      </w:r>
      <w:r w:rsidRPr="008560FA">
        <w:rPr>
          <w:lang w:val="en-US"/>
        </w:rPr>
        <w:t>assay. In this chapter we will elaborate more on technical quality indicators of the assay, among others the validation of the test and continue</w:t>
      </w:r>
      <w:ins w:id="1" w:author="Lance Presser" w:date="2026-01-27T10:46:00Z" w16du:dateUtc="2026-01-27T09:46:00Z">
        <w:r w:rsidR="0062215F">
          <w:rPr>
            <w:lang w:val="en-US"/>
          </w:rPr>
          <w:t>d</w:t>
        </w:r>
      </w:ins>
      <w:del w:id="2" w:author="Lance Presser" w:date="2026-01-27T10:46:00Z" w16du:dateUtc="2026-01-27T09:46:00Z">
        <w:r w:rsidRPr="008560FA" w:rsidDel="0062215F">
          <w:rPr>
            <w:lang w:val="en-US"/>
          </w:rPr>
          <w:delText>s</w:delText>
        </w:r>
      </w:del>
      <w:r w:rsidRPr="008560FA">
        <w:rPr>
          <w:lang w:val="en-US"/>
        </w:rPr>
        <w:t xml:space="preserve"> control assessment</w:t>
      </w:r>
      <w:r w:rsidRPr="009B6F98">
        <w:rPr>
          <w:lang w:val="en-US"/>
        </w:rPr>
        <w:t>, for example</w:t>
      </w:r>
      <w:r w:rsidRPr="008560FA">
        <w:rPr>
          <w:lang w:val="en-US"/>
        </w:rPr>
        <w:t xml:space="preserve"> with proficiency testing.</w:t>
      </w:r>
    </w:p>
    <w:p w14:paraId="0006E198" w14:textId="77777777" w:rsidR="009B6F98" w:rsidRPr="008560FA" w:rsidRDefault="009B6F98" w:rsidP="009B6F98">
      <w:pPr>
        <w:rPr>
          <w:lang w:val="en-US"/>
        </w:rPr>
      </w:pPr>
      <w:r w:rsidRPr="008560FA">
        <w:rPr>
          <w:lang w:val="en-US"/>
        </w:rPr>
        <w:t>We will NOT discuss here the quality management aspects such as facilities, safety, assessments and so on.</w:t>
      </w:r>
    </w:p>
    <w:p w14:paraId="23092DCE" w14:textId="77777777" w:rsidR="009B6F98" w:rsidRPr="008560FA" w:rsidRDefault="009B6F98" w:rsidP="009B6F98">
      <w:pPr>
        <w:rPr>
          <w:lang w:val="en-US"/>
        </w:rPr>
      </w:pPr>
      <w:r w:rsidRPr="008560FA">
        <w:rPr>
          <w:lang w:val="en-US"/>
        </w:rPr>
        <w:t>By the end of this chapter, you will be able to:</w:t>
      </w:r>
    </w:p>
    <w:p w14:paraId="322F0A69" w14:textId="77777777" w:rsidR="009B6F98" w:rsidRPr="008560FA" w:rsidRDefault="009B6F98" w:rsidP="009B6F98">
      <w:pPr>
        <w:numPr>
          <w:ilvl w:val="0"/>
          <w:numId w:val="20"/>
        </w:numPr>
        <w:rPr>
          <w:lang w:val="en-US"/>
        </w:rPr>
      </w:pPr>
      <w:r w:rsidRPr="008560FA">
        <w:rPr>
          <w:lang w:val="en-US"/>
        </w:rPr>
        <w:t>Setup a technical control system for your assay, containing</w:t>
      </w:r>
    </w:p>
    <w:p w14:paraId="674C60FE" w14:textId="2D0C864B" w:rsidR="00EE50AF" w:rsidRDefault="007536A5" w:rsidP="009B6F98">
      <w:pPr>
        <w:numPr>
          <w:ilvl w:val="1"/>
          <w:numId w:val="20"/>
        </w:numPr>
      </w:pPr>
      <w:proofErr w:type="spellStart"/>
      <w:r>
        <w:t>Use</w:t>
      </w:r>
      <w:proofErr w:type="spellEnd"/>
      <w:r>
        <w:t xml:space="preserve"> </w:t>
      </w:r>
      <w:ins w:id="3" w:author="Lance Presser" w:date="2026-01-27T10:46:00Z" w16du:dateUtc="2026-01-27T09:46:00Z">
        <w:r w:rsidR="0062215F">
          <w:t xml:space="preserve">of </w:t>
        </w:r>
      </w:ins>
      <w:r>
        <w:t>correct a</w:t>
      </w:r>
      <w:r w:rsidR="00EE50AF">
        <w:t xml:space="preserve">ssay </w:t>
      </w:r>
      <w:proofErr w:type="spellStart"/>
      <w:r w:rsidR="00EE50AF">
        <w:t>controls</w:t>
      </w:r>
      <w:proofErr w:type="spellEnd"/>
    </w:p>
    <w:p w14:paraId="4262FFA7" w14:textId="59FD406E" w:rsidR="00BF76CC" w:rsidRDefault="007536A5" w:rsidP="009B6F98">
      <w:pPr>
        <w:numPr>
          <w:ilvl w:val="1"/>
          <w:numId w:val="20"/>
        </w:numPr>
      </w:pPr>
      <w:r>
        <w:t>Interpret t</w:t>
      </w:r>
      <w:r w:rsidR="00BF76CC">
        <w:t>rend analysis</w:t>
      </w:r>
    </w:p>
    <w:p w14:paraId="51AF25B3" w14:textId="4629F158" w:rsidR="009B6F98" w:rsidRDefault="009328D8" w:rsidP="009B6F98">
      <w:pPr>
        <w:numPr>
          <w:ilvl w:val="1"/>
          <w:numId w:val="20"/>
        </w:numPr>
      </w:pPr>
      <w:proofErr w:type="spellStart"/>
      <w:r>
        <w:t>Use</w:t>
      </w:r>
      <w:proofErr w:type="spellEnd"/>
      <w:r>
        <w:t xml:space="preserve"> </w:t>
      </w:r>
      <w:ins w:id="4" w:author="Lance Presser" w:date="2026-01-27T10:46:00Z" w16du:dateUtc="2026-01-27T09:46:00Z">
        <w:r w:rsidR="0062215F">
          <w:t>of</w:t>
        </w:r>
      </w:ins>
      <w:ins w:id="5" w:author="Lance Presser" w:date="2026-01-27T10:47:00Z" w16du:dateUtc="2026-01-27T09:47:00Z">
        <w:r w:rsidR="0062215F">
          <w:t xml:space="preserve"> </w:t>
        </w:r>
      </w:ins>
      <w:r>
        <w:t xml:space="preserve">correct </w:t>
      </w:r>
      <w:proofErr w:type="spellStart"/>
      <w:r>
        <w:t>r</w:t>
      </w:r>
      <w:r w:rsidR="009B6F98" w:rsidRPr="009B6F98">
        <w:t>eference</w:t>
      </w:r>
      <w:proofErr w:type="spellEnd"/>
      <w:r w:rsidR="009B6F98" w:rsidRPr="009B6F98">
        <w:t xml:space="preserve"> </w:t>
      </w:r>
      <w:proofErr w:type="spellStart"/>
      <w:r w:rsidR="009B6F98" w:rsidRPr="009B6F98">
        <w:t>materials</w:t>
      </w:r>
      <w:proofErr w:type="spellEnd"/>
    </w:p>
    <w:p w14:paraId="47462FC6" w14:textId="05486C3D" w:rsidR="009B6F98" w:rsidRDefault="009328D8" w:rsidP="009B6F98">
      <w:pPr>
        <w:numPr>
          <w:ilvl w:val="1"/>
          <w:numId w:val="20"/>
        </w:numPr>
      </w:pPr>
      <w:r>
        <w:t>Perform p</w:t>
      </w:r>
      <w:r w:rsidR="009B6F98" w:rsidRPr="009B6F98">
        <w:t>roficiency testing</w:t>
      </w:r>
    </w:p>
    <w:p w14:paraId="07FBABA7" w14:textId="628F1512" w:rsidR="0056452F" w:rsidRPr="008560FA" w:rsidRDefault="004A42FD" w:rsidP="0056452F">
      <w:pPr>
        <w:numPr>
          <w:ilvl w:val="1"/>
          <w:numId w:val="20"/>
        </w:numPr>
        <w:rPr>
          <w:lang w:val="en-US"/>
        </w:rPr>
      </w:pPr>
      <w:r w:rsidRPr="008560FA">
        <w:rPr>
          <w:lang w:val="en-US"/>
        </w:rPr>
        <w:lastRenderedPageBreak/>
        <w:t>Know when reagent lots need to be t</w:t>
      </w:r>
      <w:r w:rsidR="0056452F" w:rsidRPr="008560FA">
        <w:rPr>
          <w:lang w:val="en-US"/>
        </w:rPr>
        <w:t>est</w:t>
      </w:r>
      <w:r w:rsidRPr="008560FA">
        <w:rPr>
          <w:lang w:val="en-US"/>
        </w:rPr>
        <w:t>ed</w:t>
      </w:r>
    </w:p>
    <w:p w14:paraId="3E18C4A1" w14:textId="2B19622F" w:rsidR="0056452F" w:rsidRPr="008560FA" w:rsidRDefault="00E3462E" w:rsidP="00001D53">
      <w:pPr>
        <w:numPr>
          <w:ilvl w:val="1"/>
          <w:numId w:val="20"/>
        </w:numPr>
        <w:rPr>
          <w:lang w:val="en-US"/>
        </w:rPr>
      </w:pPr>
      <w:r w:rsidRPr="008560FA">
        <w:rPr>
          <w:lang w:val="en-US"/>
        </w:rPr>
        <w:t>Describe the main Stan</w:t>
      </w:r>
      <w:r w:rsidR="009B6F98" w:rsidRPr="008560FA">
        <w:rPr>
          <w:lang w:val="en-US"/>
        </w:rPr>
        <w:t>dard Operation procedures</w:t>
      </w:r>
    </w:p>
    <w:p w14:paraId="31801422" w14:textId="77777777" w:rsidR="009B6F98" w:rsidRPr="008560FA" w:rsidRDefault="009B6F98" w:rsidP="009B6F98">
      <w:pPr>
        <w:numPr>
          <w:ilvl w:val="0"/>
          <w:numId w:val="20"/>
        </w:numPr>
        <w:rPr>
          <w:lang w:val="en-US"/>
        </w:rPr>
      </w:pPr>
      <w:r w:rsidRPr="008560FA">
        <w:rPr>
          <w:lang w:val="en-US"/>
        </w:rPr>
        <w:t>Recognize non-conformities and act upon these.</w:t>
      </w:r>
    </w:p>
    <w:p w14:paraId="19911A2C" w14:textId="77777777" w:rsidR="009B6F98" w:rsidRPr="008560FA" w:rsidRDefault="009B6F98" w:rsidP="009B6F98">
      <w:pPr>
        <w:rPr>
          <w:lang w:val="en-US"/>
        </w:rPr>
      </w:pPr>
      <w:r w:rsidRPr="008560FA">
        <w:rPr>
          <w:lang w:val="en-US"/>
        </w:rPr>
        <w:t>Good luck and enjoy this chapter.</w:t>
      </w:r>
    </w:p>
    <w:p w14:paraId="6EA5B7D7" w14:textId="77777777" w:rsidR="001A0542" w:rsidRDefault="001A0542" w:rsidP="0074392C">
      <w:pPr>
        <w:pStyle w:val="Heading1"/>
        <w:rPr>
          <w:lang w:val="en-US"/>
        </w:rPr>
      </w:pPr>
      <w:bookmarkStart w:id="6" w:name="_Toc214454854"/>
      <w:r>
        <w:rPr>
          <w:lang w:val="en-US"/>
        </w:rPr>
        <w:t>When Quality fails in CCHF diagnosis</w:t>
      </w:r>
      <w:bookmarkEnd w:id="6"/>
    </w:p>
    <w:p w14:paraId="668A933D" w14:textId="77777777" w:rsidR="001A0542" w:rsidRPr="001A0542" w:rsidRDefault="001A0542" w:rsidP="001A0542">
      <w:pPr>
        <w:rPr>
          <w:lang w:val="en-US"/>
        </w:rPr>
      </w:pPr>
      <w:r>
        <w:rPr>
          <w:lang w:val="en-US"/>
        </w:rPr>
        <w:t>(based on an actual case from Iran, adapted for this course)</w:t>
      </w:r>
    </w:p>
    <w:p w14:paraId="6D3F66CC" w14:textId="77777777" w:rsidR="001A0542" w:rsidRPr="008560FA" w:rsidRDefault="001A0542" w:rsidP="001A0542">
      <w:pPr>
        <w:rPr>
          <w:lang w:val="en-US"/>
        </w:rPr>
      </w:pPr>
      <w:r w:rsidRPr="008560FA">
        <w:rPr>
          <w:lang w:val="en-US"/>
        </w:rPr>
        <w:t>Dr. Ayşe Demir, an infectious disease physician at a regional hospital in eastern Turkey, received a critical call from her laboratory on a Friday afternoon. A 42-year-old livestock farmer had presented to the emergency department with high fever (39.5°C), severe headache, myalgia, and thrombocytopenia (platelet count: 45,000/µL). He reported removing multiple ticks from his body three days earlier while working with sheep.</w:t>
      </w:r>
    </w:p>
    <w:p w14:paraId="34577F92" w14:textId="1679488E" w:rsidR="001A0542" w:rsidRPr="008560FA" w:rsidRDefault="001A0542" w:rsidP="001A0542">
      <w:pPr>
        <w:rPr>
          <w:lang w:val="en-US"/>
        </w:rPr>
      </w:pPr>
      <w:r w:rsidRPr="008560FA">
        <w:rPr>
          <w:lang w:val="en-US"/>
        </w:rPr>
        <w:t>Given the endemic nature of CCHF in the region and the classic presentation, Dr. Demir immediately ordered CCHF real-time RT-PCR testing on the patient's serum sample. The laboratory used a commercial RT-PCR kit targeting the S-segment of the CCHFV genome. Within 6 hours, the result came back:</w:t>
      </w:r>
      <w:r w:rsidR="00964E40" w:rsidRPr="008560FA">
        <w:rPr>
          <w:lang w:val="en-US"/>
        </w:rPr>
        <w:t xml:space="preserve"> </w:t>
      </w:r>
      <w:r w:rsidRPr="008560FA">
        <w:rPr>
          <w:lang w:val="en-US"/>
        </w:rPr>
        <w:t>POSITIVE for CCHF virus</w:t>
      </w:r>
      <w:r w:rsidR="00964E40" w:rsidRPr="008560FA">
        <w:rPr>
          <w:lang w:val="en-US"/>
        </w:rPr>
        <w:t xml:space="preserve"> </w:t>
      </w:r>
      <w:r w:rsidRPr="008560FA">
        <w:rPr>
          <w:lang w:val="en-US"/>
        </w:rPr>
        <w:t xml:space="preserve">with a Ct value of </w:t>
      </w:r>
      <w:r w:rsidR="00B7750F" w:rsidRPr="008560FA">
        <w:rPr>
          <w:lang w:val="en-US"/>
        </w:rPr>
        <w:t>3</w:t>
      </w:r>
      <w:r w:rsidR="00340E2A" w:rsidRPr="008560FA">
        <w:rPr>
          <w:lang w:val="en-US"/>
        </w:rPr>
        <w:t>4</w:t>
      </w:r>
      <w:r w:rsidRPr="008560FA">
        <w:rPr>
          <w:lang w:val="en-US"/>
        </w:rPr>
        <w:t>.</w:t>
      </w:r>
    </w:p>
    <w:p w14:paraId="1BC5C767" w14:textId="77777777" w:rsidR="00D52DEB" w:rsidRPr="008560FA" w:rsidRDefault="00D52DEB" w:rsidP="00D52DEB">
      <w:pPr>
        <w:rPr>
          <w:lang w:val="en-US"/>
        </w:rPr>
      </w:pPr>
      <w:r w:rsidRPr="008560FA">
        <w:rPr>
          <w:lang w:val="en-US"/>
        </w:rPr>
        <w:t>The patient was isolated and treated for CCHF, his family and healthcare workers were placed under surveillance, and public health authorities mobilized.</w:t>
      </w:r>
    </w:p>
    <w:p w14:paraId="0D7F7936" w14:textId="77777777" w:rsidR="00D52DEB" w:rsidRPr="008560FA" w:rsidRDefault="00D52DEB" w:rsidP="00D52DEB">
      <w:pPr>
        <w:rPr>
          <w:lang w:val="en-US"/>
        </w:rPr>
      </w:pPr>
      <w:r w:rsidRPr="008560FA">
        <w:rPr>
          <w:lang w:val="en-US"/>
        </w:rPr>
        <w:t>However, the patient’s rapid clinical recovery contradicted the typical CCHF course. Repeat CCHF PCR and serology were negative, while</w:t>
      </w:r>
      <w:r w:rsidRPr="00D52DEB">
        <w:rPr>
          <w:lang w:val="en-US"/>
        </w:rPr>
        <w:t xml:space="preserve"> </w:t>
      </w:r>
      <w:r w:rsidRPr="008560FA">
        <w:rPr>
          <w:i/>
          <w:iCs/>
          <w:lang w:val="en-US"/>
        </w:rPr>
        <w:t>Anaplasma phagocytophilum</w:t>
      </w:r>
      <w:r w:rsidRPr="00D52DEB">
        <w:rPr>
          <w:lang w:val="en-US"/>
        </w:rPr>
        <w:t xml:space="preserve"> </w:t>
      </w:r>
      <w:r w:rsidRPr="008560FA">
        <w:rPr>
          <w:lang w:val="en-US"/>
        </w:rPr>
        <w:t xml:space="preserve">PCR returned positive. </w:t>
      </w:r>
    </w:p>
    <w:p w14:paraId="6E59C855" w14:textId="1D0F8EBB" w:rsidR="00D52DEB" w:rsidRPr="00964E40" w:rsidRDefault="00D52DEB" w:rsidP="00D52DEB">
      <w:pPr>
        <w:rPr>
          <w:lang w:val="en-US"/>
        </w:rPr>
      </w:pPr>
      <w:r w:rsidRPr="00D52DEB">
        <w:rPr>
          <w:lang w:val="en-US"/>
        </w:rPr>
        <w:t xml:space="preserve">Further investigation revealed a critical quality control failure: On the same day the farmer's sample was processed, the laboratory </w:t>
      </w:r>
      <w:r w:rsidR="004171C6">
        <w:rPr>
          <w:lang w:val="en-US"/>
        </w:rPr>
        <w:t xml:space="preserve">prepared </w:t>
      </w:r>
      <w:r w:rsidRPr="00D52DEB">
        <w:rPr>
          <w:lang w:val="en-US"/>
        </w:rPr>
        <w:t>high viral load CCHF-positive control sample</w:t>
      </w:r>
      <w:r>
        <w:rPr>
          <w:lang w:val="en-US"/>
        </w:rPr>
        <w:t xml:space="preserve"> </w:t>
      </w:r>
      <w:r w:rsidRPr="00D52DEB">
        <w:rPr>
          <w:lang w:val="en-US"/>
        </w:rPr>
        <w:t>(from a confirmed case with viral load &gt;10</w:t>
      </w:r>
      <w:r w:rsidRPr="00E02503">
        <w:rPr>
          <w:vertAlign w:val="superscript"/>
          <w:lang w:val="en-US"/>
        </w:rPr>
        <w:t>8</w:t>
      </w:r>
      <w:r w:rsidRPr="00D52DEB">
        <w:rPr>
          <w:lang w:val="en-US"/>
        </w:rPr>
        <w:t xml:space="preserve"> copies/mL) in the s</w:t>
      </w:r>
      <w:r w:rsidR="004171C6">
        <w:rPr>
          <w:lang w:val="en-US"/>
        </w:rPr>
        <w:t>ame Laminar Flow Cabinet</w:t>
      </w:r>
      <w:r w:rsidRPr="00D52DEB">
        <w:rPr>
          <w:lang w:val="en-US"/>
        </w:rPr>
        <w:t>.</w:t>
      </w:r>
      <w:r>
        <w:rPr>
          <w:lang w:val="en-US"/>
        </w:rPr>
        <w:t xml:space="preserve"> C</w:t>
      </w:r>
      <w:r w:rsidRPr="008560FA">
        <w:rPr>
          <w:lang w:val="en-US"/>
        </w:rPr>
        <w:t>ross-contamination during manual extraction (high-load positive control processed before the patient) was the likely culprit—pipette and spatial workflow lapses had not been mitigated. Negative extraction controls had not been included that day.</w:t>
      </w:r>
      <w:r w:rsidRPr="00964E40">
        <w:rPr>
          <w:lang w:val="en-US"/>
        </w:rPr>
        <w:t xml:space="preserve"> </w:t>
      </w:r>
    </w:p>
    <w:p w14:paraId="05675C2B" w14:textId="77777777" w:rsidR="00D52DEB" w:rsidRPr="008560FA" w:rsidRDefault="00D52DEB" w:rsidP="00D52DEB">
      <w:pPr>
        <w:rPr>
          <w:lang w:val="en-US"/>
        </w:rPr>
      </w:pPr>
      <w:r w:rsidRPr="008560FA">
        <w:rPr>
          <w:lang w:val="en-US"/>
        </w:rPr>
        <w:t>The outcome: The patient underwent unnecessary CCHF treatment and isolation. There was delayed diagnosis (and therapy) of his actual illness, unnecessary public health interventions, and considerable distress to all involved.</w:t>
      </w:r>
    </w:p>
    <w:p w14:paraId="694797B0" w14:textId="77777777" w:rsidR="00D52DEB" w:rsidRPr="008560FA" w:rsidRDefault="00D52DEB" w:rsidP="00D52DEB">
      <w:pPr>
        <w:rPr>
          <w:lang w:val="en-US"/>
        </w:rPr>
      </w:pPr>
      <w:r w:rsidRPr="008560FA">
        <w:rPr>
          <w:lang w:val="en-US"/>
        </w:rPr>
        <w:t>The true diagnosis was</w:t>
      </w:r>
      <w:r w:rsidR="00B955A9" w:rsidRPr="00B955A9">
        <w:rPr>
          <w:lang w:val="en-US"/>
        </w:rPr>
        <w:t xml:space="preserve"> </w:t>
      </w:r>
      <w:r w:rsidRPr="008560FA">
        <w:rPr>
          <w:lang w:val="en-US"/>
        </w:rPr>
        <w:t>human granulocytic anaplasmosis, a tick-borne infection with overlapping symptoms but completely different treatment requirements and prognosis.</w:t>
      </w:r>
    </w:p>
    <w:p w14:paraId="7A93325F" w14:textId="77777777" w:rsidR="004171C6" w:rsidRPr="00964E40" w:rsidRDefault="004171C6" w:rsidP="004171C6">
      <w:pPr>
        <w:rPr>
          <w:b/>
          <w:bCs/>
          <w:lang w:val="en-US"/>
        </w:rPr>
      </w:pPr>
      <w:r w:rsidRPr="008560FA">
        <w:rPr>
          <w:b/>
          <w:bCs/>
          <w:lang w:val="en-US"/>
        </w:rPr>
        <w:t xml:space="preserve">Multiple Choice Question </w:t>
      </w:r>
      <w:r w:rsidRPr="00964E40">
        <w:rPr>
          <w:b/>
          <w:bCs/>
          <w:lang w:val="en-US"/>
        </w:rPr>
        <w:t>1</w:t>
      </w:r>
    </w:p>
    <w:p w14:paraId="7C0054E1" w14:textId="77777777" w:rsidR="00B955A9" w:rsidRPr="008560FA" w:rsidRDefault="00B955A9" w:rsidP="00B955A9">
      <w:pPr>
        <w:spacing w:line="276" w:lineRule="auto"/>
        <w:rPr>
          <w:lang w:val="en-US"/>
        </w:rPr>
      </w:pPr>
      <w:r w:rsidRPr="008560FA">
        <w:rPr>
          <w:lang w:val="en-US"/>
        </w:rPr>
        <w:t>Wh</w:t>
      </w:r>
      <w:r w:rsidRPr="00B955A9">
        <w:rPr>
          <w:lang w:val="en-US"/>
        </w:rPr>
        <w:t>ich</w:t>
      </w:r>
      <w:r w:rsidRPr="008560FA">
        <w:rPr>
          <w:lang w:val="en-US"/>
        </w:rPr>
        <w:t xml:space="preserve"> </w:t>
      </w:r>
      <w:r w:rsidRPr="00B955A9">
        <w:rPr>
          <w:lang w:val="en-US"/>
        </w:rPr>
        <w:t xml:space="preserve">of the </w:t>
      </w:r>
      <w:r w:rsidRPr="008560FA">
        <w:rPr>
          <w:lang w:val="en-US"/>
        </w:rPr>
        <w:t>circumstances</w:t>
      </w:r>
      <w:r w:rsidRPr="00B955A9">
        <w:rPr>
          <w:lang w:val="en-US"/>
        </w:rPr>
        <w:t xml:space="preserve"> </w:t>
      </w:r>
      <w:r w:rsidRPr="008560FA">
        <w:rPr>
          <w:lang w:val="en-US"/>
        </w:rPr>
        <w:t>explains</w:t>
      </w:r>
      <w:r w:rsidRPr="00B955A9">
        <w:rPr>
          <w:lang w:val="en-US"/>
        </w:rPr>
        <w:t xml:space="preserve"> </w:t>
      </w:r>
      <w:r w:rsidRPr="008560FA">
        <w:rPr>
          <w:lang w:val="en-US"/>
        </w:rPr>
        <w:t>the incorrect CCHF RT-PCR diagnosis in this case?</w:t>
      </w:r>
    </w:p>
    <w:p w14:paraId="33C52B02" w14:textId="77777777" w:rsidR="00B955A9" w:rsidRPr="008560FA" w:rsidRDefault="00B955A9" w:rsidP="00340E2A">
      <w:pPr>
        <w:spacing w:line="276" w:lineRule="auto"/>
        <w:ind w:left="720"/>
        <w:rPr>
          <w:lang w:val="en-US"/>
        </w:rPr>
      </w:pPr>
      <w:r w:rsidRPr="008560FA">
        <w:rPr>
          <w:lang w:val="en-US"/>
        </w:rPr>
        <w:t>A) The positive predictive value of CCHF PCR is always low in mild clinical cases in endemic regions</w:t>
      </w:r>
    </w:p>
    <w:p w14:paraId="2E0FBB87" w14:textId="77777777" w:rsidR="00B955A9" w:rsidRPr="00B955A9" w:rsidRDefault="00B955A9" w:rsidP="00340E2A">
      <w:pPr>
        <w:spacing w:line="276" w:lineRule="auto"/>
        <w:ind w:left="720"/>
        <w:rPr>
          <w:lang w:val="en-US"/>
        </w:rPr>
      </w:pPr>
      <w:r w:rsidRPr="008560FA">
        <w:rPr>
          <w:lang w:val="en-US"/>
        </w:rPr>
        <w:lastRenderedPageBreak/>
        <w:t>B) Cross-reaction of Anaplasma DNA with the CCHF PCR probe due to tick-borne pathogen co-infections</w:t>
      </w:r>
      <w:r w:rsidRPr="00B955A9">
        <w:rPr>
          <w:lang w:val="en-US"/>
        </w:rPr>
        <w:t xml:space="preserve"> </w:t>
      </w:r>
    </w:p>
    <w:p w14:paraId="2C99EEAE" w14:textId="77777777" w:rsidR="00B955A9" w:rsidRPr="00B955A9" w:rsidRDefault="00B955A9" w:rsidP="00340E2A">
      <w:pPr>
        <w:spacing w:line="276" w:lineRule="auto"/>
        <w:ind w:left="720"/>
        <w:rPr>
          <w:lang w:val="en-US"/>
        </w:rPr>
      </w:pPr>
      <w:r w:rsidRPr="008560FA">
        <w:rPr>
          <w:lang w:val="en-US"/>
        </w:rPr>
        <w:t xml:space="preserve">C) Carryover contamination from a high-load positive control processed </w:t>
      </w:r>
      <w:r w:rsidRPr="00B955A9">
        <w:rPr>
          <w:lang w:val="en-US"/>
        </w:rPr>
        <w:t>close t</w:t>
      </w:r>
      <w:r>
        <w:rPr>
          <w:lang w:val="en-US"/>
        </w:rPr>
        <w:t>o</w:t>
      </w:r>
      <w:r w:rsidRPr="00B955A9">
        <w:rPr>
          <w:lang w:val="en-US"/>
        </w:rPr>
        <w:t xml:space="preserve"> </w:t>
      </w:r>
      <w:r w:rsidRPr="008560FA">
        <w:rPr>
          <w:lang w:val="en-US"/>
        </w:rPr>
        <w:t>the patient’s sample, combined with lapses in spatial and procedural workflow and absence of extraction controls</w:t>
      </w:r>
      <w:r w:rsidRPr="00B955A9">
        <w:rPr>
          <w:lang w:val="en-US"/>
        </w:rPr>
        <w:t xml:space="preserve"> </w:t>
      </w:r>
    </w:p>
    <w:p w14:paraId="28664B60" w14:textId="77777777" w:rsidR="00B955A9" w:rsidRPr="00B955A9" w:rsidRDefault="00B955A9" w:rsidP="00340E2A">
      <w:pPr>
        <w:spacing w:line="276" w:lineRule="auto"/>
        <w:ind w:left="720"/>
        <w:rPr>
          <w:lang w:val="en-US"/>
        </w:rPr>
      </w:pPr>
      <w:r w:rsidRPr="008560FA">
        <w:rPr>
          <w:lang w:val="en-US"/>
        </w:rPr>
        <w:t>D) Primer mismatch due to local CCHF virus genetic diversity, resulting in a false positive signal</w:t>
      </w:r>
      <w:r w:rsidRPr="00B955A9">
        <w:rPr>
          <w:lang w:val="en-US"/>
        </w:rPr>
        <w:t xml:space="preserve"> </w:t>
      </w:r>
    </w:p>
    <w:p w14:paraId="77666442" w14:textId="77777777" w:rsidR="00B955A9" w:rsidRPr="008560FA" w:rsidRDefault="00B955A9" w:rsidP="00340E2A">
      <w:pPr>
        <w:spacing w:line="276" w:lineRule="auto"/>
        <w:ind w:left="720"/>
        <w:rPr>
          <w:lang w:val="en-US"/>
        </w:rPr>
      </w:pPr>
      <w:r w:rsidRPr="008560FA">
        <w:rPr>
          <w:lang w:val="en-US"/>
        </w:rPr>
        <w:t>E) Hemolysis of the patient’s blood sample led to non-specific PCR amplification</w:t>
      </w:r>
    </w:p>
    <w:p w14:paraId="2E2135A2" w14:textId="77777777" w:rsidR="004171C6" w:rsidRPr="00964E40" w:rsidRDefault="004171C6" w:rsidP="004171C6">
      <w:pPr>
        <w:rPr>
          <w:lang w:val="en-US"/>
        </w:rPr>
      </w:pPr>
    </w:p>
    <w:p w14:paraId="4B1352DB" w14:textId="77777777" w:rsidR="004171C6" w:rsidRPr="008560FA" w:rsidRDefault="004171C6" w:rsidP="004171C6">
      <w:pPr>
        <w:rPr>
          <w:lang w:val="en-US"/>
        </w:rPr>
      </w:pPr>
      <w:r w:rsidRPr="004171C6">
        <w:rPr>
          <w:lang w:val="en-US"/>
        </w:rPr>
        <w:t xml:space="preserve">Answer </w:t>
      </w:r>
      <w:r w:rsidRPr="008560FA">
        <w:rPr>
          <w:lang w:val="en-US"/>
        </w:rPr>
        <w:t>Question 1: C</w:t>
      </w:r>
    </w:p>
    <w:p w14:paraId="3F5E6E94" w14:textId="77777777" w:rsidR="00B955A9" w:rsidRPr="004171C6" w:rsidRDefault="00B955A9" w:rsidP="00D52DEB">
      <w:pPr>
        <w:rPr>
          <w:lang w:val="en-US"/>
        </w:rPr>
      </w:pPr>
    </w:p>
    <w:p w14:paraId="24C5077F" w14:textId="77777777" w:rsidR="004171C6" w:rsidRPr="008560FA" w:rsidRDefault="004171C6" w:rsidP="004171C6">
      <w:pPr>
        <w:rPr>
          <w:b/>
          <w:bCs/>
          <w:lang w:val="en-US"/>
        </w:rPr>
      </w:pPr>
      <w:r w:rsidRPr="008560FA">
        <w:rPr>
          <w:b/>
          <w:bCs/>
          <w:lang w:val="en-US"/>
        </w:rPr>
        <w:t>Multiple Choice Question 2</w:t>
      </w:r>
    </w:p>
    <w:p w14:paraId="35BD63E9" w14:textId="31E4D0B1" w:rsidR="004171C6" w:rsidRPr="008560FA" w:rsidRDefault="004171C6" w:rsidP="004171C6">
      <w:pPr>
        <w:rPr>
          <w:lang w:val="en-US"/>
        </w:rPr>
      </w:pPr>
      <w:r w:rsidRPr="008560FA">
        <w:rPr>
          <w:lang w:val="en-US"/>
        </w:rPr>
        <w:t>Which of the following procedural adjustments,</w:t>
      </w:r>
      <w:r w:rsidR="00150D60" w:rsidRPr="008560FA">
        <w:rPr>
          <w:lang w:val="en-US"/>
        </w:rPr>
        <w:t xml:space="preserve"> </w:t>
      </w:r>
      <w:r w:rsidRPr="008560FA">
        <w:rPr>
          <w:lang w:val="en-US"/>
        </w:rPr>
        <w:t>based on the described incident details, would have helped prevent this quality control failure? (Select one or more.)</w:t>
      </w:r>
    </w:p>
    <w:p w14:paraId="3DAEB424" w14:textId="77777777" w:rsidR="004171C6" w:rsidRDefault="004171C6" w:rsidP="00150D60">
      <w:pPr>
        <w:ind w:left="720"/>
        <w:rPr>
          <w:lang w:val="en-US"/>
        </w:rPr>
      </w:pPr>
      <w:r w:rsidRPr="008560FA">
        <w:rPr>
          <w:lang w:val="en-US"/>
        </w:rPr>
        <w:t>A) Mandate that extraction of positive control and high-risk clinical samples occurs last in the batch,</w:t>
      </w:r>
      <w:r w:rsidRPr="004171C6">
        <w:rPr>
          <w:lang w:val="en-US"/>
        </w:rPr>
        <w:t xml:space="preserve"> </w:t>
      </w:r>
      <w:r w:rsidRPr="008560FA">
        <w:rPr>
          <w:lang w:val="en-US"/>
        </w:rPr>
        <w:t>after</w:t>
      </w:r>
      <w:r w:rsidRPr="004171C6">
        <w:rPr>
          <w:lang w:val="en-US"/>
        </w:rPr>
        <w:t xml:space="preserve"> </w:t>
      </w:r>
      <w:r w:rsidRPr="008560FA">
        <w:rPr>
          <w:lang w:val="en-US"/>
        </w:rPr>
        <w:t xml:space="preserve">all </w:t>
      </w:r>
      <w:r w:rsidR="00FA09A9" w:rsidRPr="00FA09A9">
        <w:rPr>
          <w:lang w:val="en-US"/>
        </w:rPr>
        <w:t>(</w:t>
      </w:r>
      <w:r w:rsidRPr="008560FA">
        <w:rPr>
          <w:lang w:val="en-US"/>
        </w:rPr>
        <w:t>unknown</w:t>
      </w:r>
      <w:r w:rsidR="00FA09A9" w:rsidRPr="00FA09A9">
        <w:rPr>
          <w:lang w:val="en-US"/>
        </w:rPr>
        <w:t>)</w:t>
      </w:r>
      <w:r w:rsidRPr="008560FA">
        <w:rPr>
          <w:lang w:val="en-US"/>
        </w:rPr>
        <w:t xml:space="preserve"> </w:t>
      </w:r>
      <w:r w:rsidR="00FA09A9" w:rsidRPr="00FA09A9">
        <w:rPr>
          <w:lang w:val="en-US"/>
        </w:rPr>
        <w:t>cl</w:t>
      </w:r>
      <w:r w:rsidR="00FA09A9">
        <w:rPr>
          <w:lang w:val="en-US"/>
        </w:rPr>
        <w:t xml:space="preserve">inical </w:t>
      </w:r>
      <w:r w:rsidRPr="008560FA">
        <w:rPr>
          <w:lang w:val="en-US"/>
        </w:rPr>
        <w:t>samples</w:t>
      </w:r>
      <w:r w:rsidR="00FA09A9">
        <w:rPr>
          <w:lang w:val="en-US"/>
        </w:rPr>
        <w:t xml:space="preserve">. </w:t>
      </w:r>
    </w:p>
    <w:p w14:paraId="7241A264" w14:textId="77777777" w:rsidR="004171C6" w:rsidRDefault="004171C6" w:rsidP="00150D60">
      <w:pPr>
        <w:ind w:left="720"/>
        <w:rPr>
          <w:lang w:val="en-US"/>
        </w:rPr>
      </w:pPr>
      <w:r w:rsidRPr="008560FA">
        <w:rPr>
          <w:lang w:val="en-US"/>
        </w:rPr>
        <w:t>B) Physically separate pre- and post-PCR work areas</w:t>
      </w:r>
      <w:r w:rsidR="00FA09A9" w:rsidRPr="00FA09A9">
        <w:rPr>
          <w:lang w:val="en-US"/>
        </w:rPr>
        <w:t>.</w:t>
      </w:r>
      <w:r w:rsidRPr="004171C6">
        <w:rPr>
          <w:lang w:val="en-US"/>
        </w:rPr>
        <w:t xml:space="preserve"> </w:t>
      </w:r>
    </w:p>
    <w:p w14:paraId="5AFFC3F2" w14:textId="77777777" w:rsidR="00FA09A9" w:rsidRPr="00FA09A9" w:rsidRDefault="004171C6" w:rsidP="00150D60">
      <w:pPr>
        <w:ind w:left="720"/>
        <w:rPr>
          <w:lang w:val="en-US"/>
        </w:rPr>
      </w:pPr>
      <w:r w:rsidRPr="008560FA">
        <w:rPr>
          <w:lang w:val="en-US"/>
        </w:rPr>
        <w:t>C) Include negative extraction controls in each run and review their results before authorizing patient results</w:t>
      </w:r>
      <w:r w:rsidR="00FA09A9" w:rsidRPr="00FA09A9">
        <w:rPr>
          <w:lang w:val="en-US"/>
        </w:rPr>
        <w:t xml:space="preserve">. </w:t>
      </w:r>
    </w:p>
    <w:p w14:paraId="210D113A" w14:textId="77777777" w:rsidR="00FA09A9" w:rsidRDefault="004171C6" w:rsidP="00150D60">
      <w:pPr>
        <w:ind w:left="720"/>
        <w:rPr>
          <w:lang w:val="en-US"/>
        </w:rPr>
      </w:pPr>
      <w:r w:rsidRPr="008560FA">
        <w:rPr>
          <w:lang w:val="en-US"/>
        </w:rPr>
        <w:t>D) Use only serological assays to pre-screen samples before CCHF PCR</w:t>
      </w:r>
      <w:r w:rsidR="00FA09A9" w:rsidRPr="00FA09A9">
        <w:rPr>
          <w:lang w:val="en-US"/>
        </w:rPr>
        <w:t xml:space="preserve">. </w:t>
      </w:r>
    </w:p>
    <w:p w14:paraId="0D5AB0A5" w14:textId="77777777" w:rsidR="004171C6" w:rsidRPr="004171C6" w:rsidRDefault="004171C6" w:rsidP="00150D60">
      <w:pPr>
        <w:ind w:left="720"/>
        <w:rPr>
          <w:lang w:val="en-US"/>
        </w:rPr>
      </w:pPr>
      <w:r w:rsidRPr="008560FA">
        <w:rPr>
          <w:lang w:val="en-US"/>
        </w:rPr>
        <w:t>E) Assign less experienced staff to process only negative controls, not clinical samples</w:t>
      </w:r>
      <w:r w:rsidR="00FA09A9" w:rsidRPr="00FA09A9">
        <w:rPr>
          <w:lang w:val="en-US"/>
        </w:rPr>
        <w:t xml:space="preserve">. </w:t>
      </w:r>
    </w:p>
    <w:p w14:paraId="6B3763DC" w14:textId="77777777" w:rsidR="00B955A9" w:rsidRPr="008560FA" w:rsidRDefault="00B955A9" w:rsidP="00D52DEB">
      <w:pPr>
        <w:rPr>
          <w:lang w:val="en-US"/>
        </w:rPr>
      </w:pPr>
    </w:p>
    <w:p w14:paraId="46FED86C" w14:textId="77777777" w:rsidR="004171C6" w:rsidRPr="008560FA" w:rsidRDefault="004171C6" w:rsidP="004171C6">
      <w:pPr>
        <w:rPr>
          <w:lang w:val="en-US"/>
        </w:rPr>
      </w:pPr>
      <w:r w:rsidRPr="008560FA">
        <w:rPr>
          <w:lang w:val="en-US"/>
        </w:rPr>
        <w:t>Question 2: A, B, C (All directly address risk reduction steps highlighted or implied in the scenario. D is incorrect—serology alone would not solve a contamination problem; E is not a logical or safe quality practice.)</w:t>
      </w:r>
    </w:p>
    <w:p w14:paraId="39C1777C" w14:textId="77777777" w:rsidR="00B955A9" w:rsidRPr="008560FA" w:rsidRDefault="00B955A9" w:rsidP="00D52DEB">
      <w:pPr>
        <w:rPr>
          <w:lang w:val="en-US"/>
        </w:rPr>
      </w:pPr>
    </w:p>
    <w:p w14:paraId="4E119821" w14:textId="77777777" w:rsidR="001A0542" w:rsidRPr="001A0542" w:rsidRDefault="00FA09A9" w:rsidP="00FA09A9">
      <w:pPr>
        <w:pStyle w:val="Heading1"/>
        <w:rPr>
          <w:lang w:val="en-US"/>
        </w:rPr>
      </w:pPr>
      <w:bookmarkStart w:id="7" w:name="_Toc214454855"/>
      <w:r w:rsidRPr="00FA09A9">
        <w:rPr>
          <w:lang w:val="en-US"/>
        </w:rPr>
        <w:t>The Pre-Analytical Phase</w:t>
      </w:r>
      <w:bookmarkEnd w:id="7"/>
    </w:p>
    <w:p w14:paraId="1405F9CA" w14:textId="77777777" w:rsidR="001A0542" w:rsidRDefault="00870D63" w:rsidP="001A0542">
      <w:pPr>
        <w:rPr>
          <w:lang w:val="en-US"/>
        </w:rPr>
      </w:pPr>
      <w:r>
        <w:rPr>
          <w:lang w:val="en-US"/>
        </w:rPr>
        <w:t xml:space="preserve">The first step of quality control happens before the main test begins, before the sample reaches our instruments. This is a critical step as studies have shown that the majority of laboratory errors occur here. </w:t>
      </w:r>
    </w:p>
    <w:p w14:paraId="444C7F04" w14:textId="77777777" w:rsidR="00870D63" w:rsidRDefault="00870D63" w:rsidP="00870D63">
      <w:pPr>
        <w:pStyle w:val="Heading2"/>
        <w:rPr>
          <w:lang w:val="en-US"/>
        </w:rPr>
      </w:pPr>
      <w:bookmarkStart w:id="8" w:name="_Toc214454856"/>
      <w:r>
        <w:rPr>
          <w:lang w:val="en-US"/>
        </w:rPr>
        <w:t>Proper collection and labeling</w:t>
      </w:r>
      <w:bookmarkEnd w:id="8"/>
    </w:p>
    <w:p w14:paraId="45B1A4FA" w14:textId="77777777" w:rsidR="00870D63" w:rsidRDefault="00870D63" w:rsidP="001A0542">
      <w:pPr>
        <w:rPr>
          <w:lang w:val="en-US"/>
        </w:rPr>
      </w:pPr>
      <w:r>
        <w:rPr>
          <w:lang w:val="en-US"/>
        </w:rPr>
        <w:t xml:space="preserve">Is the sample labeled? Preferably with at least two unique patient identifiers to make sure that we are testing the right person. </w:t>
      </w:r>
    </w:p>
    <w:p w14:paraId="4B12F392" w14:textId="77777777" w:rsidR="00870D63" w:rsidRDefault="00870D63" w:rsidP="001A0542">
      <w:pPr>
        <w:rPr>
          <w:lang w:val="en-US"/>
        </w:rPr>
      </w:pPr>
      <w:r>
        <w:rPr>
          <w:lang w:val="en-US"/>
        </w:rPr>
        <w:t xml:space="preserve">Did the sample arrive in the correct and undamaged container? For example, preservatives such as alcohol, heparin and formaldehyde inhibit the PCR. </w:t>
      </w:r>
    </w:p>
    <w:p w14:paraId="56961288" w14:textId="536AFF81" w:rsidR="003D222F" w:rsidRDefault="00380DA8" w:rsidP="001A0542">
      <w:pPr>
        <w:rPr>
          <w:lang w:val="en-US"/>
        </w:rPr>
      </w:pPr>
      <w:r>
        <w:rPr>
          <w:lang w:val="en-US"/>
        </w:rPr>
        <w:lastRenderedPageBreak/>
        <w:t xml:space="preserve">Are the laboratory and </w:t>
      </w:r>
      <w:r w:rsidR="00687688">
        <w:rPr>
          <w:lang w:val="en-US"/>
        </w:rPr>
        <w:t xml:space="preserve">technicians </w:t>
      </w:r>
      <w:r>
        <w:rPr>
          <w:lang w:val="en-US"/>
        </w:rPr>
        <w:t xml:space="preserve">ready to process the samples? </w:t>
      </w:r>
    </w:p>
    <w:p w14:paraId="3116FF55" w14:textId="1150749B" w:rsidR="00870D63" w:rsidRDefault="00ED4BE3" w:rsidP="001A0542">
      <w:pPr>
        <w:rPr>
          <w:lang w:val="en-US"/>
        </w:rPr>
      </w:pPr>
      <w:r>
        <w:rPr>
          <w:lang w:val="en-US"/>
        </w:rPr>
        <w:t xml:space="preserve">Once the samples have been accepted for the analysis, the process of analytical testing van begin. </w:t>
      </w:r>
    </w:p>
    <w:p w14:paraId="20540729" w14:textId="6BCE1802" w:rsidR="00E72D10" w:rsidRDefault="00685F89" w:rsidP="001A0542">
      <w:pPr>
        <w:rPr>
          <w:lang w:val="en-US"/>
        </w:rPr>
      </w:pPr>
      <w:r>
        <w:rPr>
          <w:lang w:val="en-US"/>
        </w:rPr>
        <w:t xml:space="preserve">[INSERT PHOTOS OF INPROPER CONTAINERS] (blood bag; </w:t>
      </w:r>
      <w:r w:rsidR="00FF0C2F">
        <w:rPr>
          <w:lang w:val="en-US"/>
        </w:rPr>
        <w:t>Envelope with no name on it)</w:t>
      </w:r>
    </w:p>
    <w:p w14:paraId="190F81FA" w14:textId="77AD389F" w:rsidR="00EE50AF" w:rsidRDefault="00EE50AF" w:rsidP="00EE50AF">
      <w:pPr>
        <w:pStyle w:val="Heading1"/>
        <w:rPr>
          <w:lang w:val="en-US"/>
        </w:rPr>
      </w:pPr>
      <w:bookmarkStart w:id="9" w:name="_Toc214454857"/>
      <w:commentRangeStart w:id="10"/>
      <w:r>
        <w:rPr>
          <w:lang w:val="en-US"/>
        </w:rPr>
        <w:t>Assay controls</w:t>
      </w:r>
      <w:commentRangeEnd w:id="10"/>
      <w:r w:rsidR="002A16E1">
        <w:rPr>
          <w:rStyle w:val="CommentReference"/>
          <w:rFonts w:ascii="Verdana" w:eastAsiaTheme="minorHAnsi" w:hAnsi="Verdana" w:cstheme="minorBidi"/>
          <w:color w:val="auto"/>
        </w:rPr>
        <w:commentReference w:id="10"/>
      </w:r>
      <w:bookmarkEnd w:id="9"/>
    </w:p>
    <w:p w14:paraId="5BD45CAE" w14:textId="77777777" w:rsidR="009F0212" w:rsidRDefault="009F0212" w:rsidP="009F0212">
      <w:pPr>
        <w:rPr>
          <w:lang w:val="en-US"/>
        </w:rPr>
      </w:pPr>
      <w:r w:rsidRPr="00C22772">
        <w:rPr>
          <w:lang w:val="en-US"/>
        </w:rPr>
        <w:t>Federal regulations require the use of controls, and they are very specific for molecular amplification tests</w:t>
      </w:r>
      <w:r>
        <w:rPr>
          <w:lang w:val="en-US"/>
        </w:rPr>
        <w:t>.</w:t>
      </w:r>
    </w:p>
    <w:p w14:paraId="7CF46D6D" w14:textId="77777777" w:rsidR="009F0212" w:rsidRDefault="009F0212" w:rsidP="009F0212">
      <w:pPr>
        <w:rPr>
          <w:lang w:val="en-US"/>
        </w:rPr>
      </w:pPr>
      <w:r w:rsidRPr="003C79D5">
        <w:rPr>
          <w:lang w:val="en-US"/>
        </w:rPr>
        <w:t>Control procedures must be established to monitor the test system over time and detect immediate errors due to factors like test system failure, poor environmental conditions, or operator error</w:t>
      </w:r>
      <w:r>
        <w:rPr>
          <w:lang w:val="en-US"/>
        </w:rPr>
        <w:t xml:space="preserve">. </w:t>
      </w:r>
    </w:p>
    <w:p w14:paraId="0F66654F" w14:textId="5019CAF2" w:rsidR="009F0212" w:rsidRDefault="009F0212" w:rsidP="009F0212">
      <w:pPr>
        <w:rPr>
          <w:lang w:val="en-US"/>
        </w:rPr>
      </w:pPr>
      <w:r w:rsidRPr="002D13B3">
        <w:rPr>
          <w:lang w:val="en-US"/>
        </w:rPr>
        <w:t>Essential Components of the Real-Time PCR Control System</w:t>
      </w:r>
      <w:r w:rsidR="002A16E1">
        <w:rPr>
          <w:lang w:val="en-US"/>
        </w:rPr>
        <w:t>:</w:t>
      </w:r>
    </w:p>
    <w:p w14:paraId="692432A1" w14:textId="24295D8F" w:rsidR="002A16E1" w:rsidRPr="006B26F8" w:rsidRDefault="002A16E1" w:rsidP="009F0212">
      <w:pPr>
        <w:rPr>
          <w:lang w:val="it-IT"/>
        </w:rPr>
      </w:pPr>
      <w:r>
        <w:rPr>
          <w:lang w:val="en-US"/>
        </w:rPr>
        <w:tab/>
      </w:r>
      <w:r w:rsidRPr="006B26F8">
        <w:rPr>
          <w:lang w:val="it-IT"/>
        </w:rPr>
        <w:t>Internal control</w:t>
      </w:r>
    </w:p>
    <w:p w14:paraId="58724A6F" w14:textId="77883D9C" w:rsidR="002A16E1" w:rsidRPr="006B26F8" w:rsidRDefault="002A16E1" w:rsidP="009F0212">
      <w:pPr>
        <w:rPr>
          <w:lang w:val="it-IT"/>
        </w:rPr>
      </w:pPr>
      <w:r w:rsidRPr="006B26F8">
        <w:rPr>
          <w:lang w:val="it-IT"/>
        </w:rPr>
        <w:tab/>
        <w:t>Positive control</w:t>
      </w:r>
    </w:p>
    <w:p w14:paraId="4FFC7B2B" w14:textId="4209F2AF" w:rsidR="002A16E1" w:rsidRPr="006B26F8" w:rsidRDefault="002A16E1" w:rsidP="002A16E1">
      <w:pPr>
        <w:ind w:firstLine="720"/>
        <w:rPr>
          <w:lang w:val="it-IT"/>
        </w:rPr>
      </w:pPr>
      <w:r w:rsidRPr="006B26F8">
        <w:rPr>
          <w:lang w:val="it-IT"/>
        </w:rPr>
        <w:t>Negative control</w:t>
      </w:r>
    </w:p>
    <w:p w14:paraId="72C5E2E3" w14:textId="5857E20F" w:rsidR="002A16E1" w:rsidRDefault="002A16E1" w:rsidP="009F0212">
      <w:pPr>
        <w:rPr>
          <w:lang w:val="en-US"/>
        </w:rPr>
      </w:pPr>
      <w:r w:rsidRPr="006B26F8">
        <w:rPr>
          <w:lang w:val="it-IT"/>
        </w:rPr>
        <w:tab/>
      </w:r>
      <w:r>
        <w:rPr>
          <w:lang w:val="en-US"/>
        </w:rPr>
        <w:t>Blank control</w:t>
      </w:r>
    </w:p>
    <w:p w14:paraId="37B0BFAE" w14:textId="083D8FBC" w:rsidR="002A16E1" w:rsidRDefault="002A16E1" w:rsidP="002A16E1">
      <w:pPr>
        <w:ind w:firstLine="720"/>
        <w:rPr>
          <w:lang w:val="en-US"/>
        </w:rPr>
      </w:pPr>
      <w:r>
        <w:rPr>
          <w:lang w:val="en-US"/>
        </w:rPr>
        <w:t>Quantitative control</w:t>
      </w:r>
    </w:p>
    <w:p w14:paraId="6649425E" w14:textId="3E8831CA" w:rsidR="009F0212" w:rsidRDefault="009F0212" w:rsidP="009F0212">
      <w:pPr>
        <w:rPr>
          <w:lang w:val="en-US"/>
        </w:rPr>
      </w:pPr>
      <w:r>
        <w:rPr>
          <w:lang w:val="en-US"/>
        </w:rPr>
        <w:tab/>
      </w:r>
    </w:p>
    <w:p w14:paraId="2383F29B" w14:textId="214A3391" w:rsidR="009F0212" w:rsidRDefault="002A16E1" w:rsidP="009F0212">
      <w:pPr>
        <w:rPr>
          <w:lang w:val="en-US"/>
        </w:rPr>
      </w:pPr>
      <w:r w:rsidRPr="002A16E1">
        <w:rPr>
          <w:b/>
          <w:bCs/>
          <w:lang w:val="en-US"/>
        </w:rPr>
        <w:t>Internal control</w:t>
      </w:r>
      <w:r>
        <w:rPr>
          <w:lang w:val="en-US"/>
        </w:rPr>
        <w:t xml:space="preserve"> is a </w:t>
      </w:r>
      <w:r w:rsidR="009F0212" w:rsidRPr="004B2EB7">
        <w:rPr>
          <w:lang w:val="en-US"/>
        </w:rPr>
        <w:t>nucleic acid sequence that is amplified alongside the target nucleic acid in the same reaction</w:t>
      </w:r>
      <w:r w:rsidR="009F0212">
        <w:rPr>
          <w:lang w:val="en-US"/>
        </w:rPr>
        <w:t xml:space="preserve">. </w:t>
      </w:r>
      <w:r w:rsidR="009F0212" w:rsidRPr="004B2EB7">
        <w:rPr>
          <w:lang w:val="en-US"/>
        </w:rPr>
        <w:t>It is differentiated from the target amplicon using a sequence-specific probe tagged with a reporting dye that fluoresces at a different wavelength</w:t>
      </w:r>
      <w:r w:rsidR="009F0212">
        <w:rPr>
          <w:lang w:val="en-US"/>
        </w:rPr>
        <w:t xml:space="preserve">. </w:t>
      </w:r>
      <w:r w:rsidR="009F0212" w:rsidRPr="004B2EB7">
        <w:rPr>
          <w:lang w:val="en-US"/>
        </w:rPr>
        <w:t>The IC provides intelligence to call a test "indeterminate" rather than "negative" if it fails to amplify, indicating chemical system inhibition</w:t>
      </w:r>
      <w:r w:rsidR="009F0212">
        <w:rPr>
          <w:lang w:val="en-US"/>
        </w:rPr>
        <w:t xml:space="preserve">. </w:t>
      </w:r>
      <w:r w:rsidR="009F0212" w:rsidRPr="004B2EB7">
        <w:rPr>
          <w:lang w:val="en-US"/>
        </w:rPr>
        <w:t>Amplification of an IC (either endogenous or spiked) is recommended to ensure inhibitors are not interfering with the assay</w:t>
      </w:r>
      <w:r w:rsidR="009F0212">
        <w:rPr>
          <w:lang w:val="en-US"/>
        </w:rPr>
        <w:t xml:space="preserve">. Morphology of internal control similar as target -&gt; Do not use viruses as internal control for assay for detection of bacterial spores. Internal control worked, so the extraction must be right, whereas in reality, it takes a lot more to break up spores. </w:t>
      </w:r>
    </w:p>
    <w:p w14:paraId="17FEF1B6" w14:textId="77777777" w:rsidR="009F0212" w:rsidRDefault="009F0212" w:rsidP="009F0212">
      <w:pPr>
        <w:rPr>
          <w:b/>
          <w:bCs/>
          <w:lang w:val="en-US"/>
        </w:rPr>
      </w:pPr>
      <w:r w:rsidRPr="002A16E1">
        <w:rPr>
          <w:b/>
          <w:bCs/>
          <w:lang w:val="en-US"/>
        </w:rPr>
        <w:t>Positive control</w:t>
      </w:r>
      <w:r>
        <w:rPr>
          <w:lang w:val="en-US"/>
        </w:rPr>
        <w:t xml:space="preserve">: </w:t>
      </w:r>
      <w:r w:rsidRPr="004B2EB7">
        <w:rPr>
          <w:lang w:val="en-US"/>
        </w:rPr>
        <w:t xml:space="preserve">Used to demonstrate the ability of the test to detect a target when it is present (analytical sensitivity). It should contain a </w:t>
      </w:r>
      <w:r w:rsidRPr="004B2EB7">
        <w:rPr>
          <w:b/>
          <w:bCs/>
          <w:lang w:val="en-US"/>
        </w:rPr>
        <w:t xml:space="preserve">clinically relevant amount of analyte </w:t>
      </w:r>
      <w:r>
        <w:rPr>
          <w:b/>
          <w:bCs/>
          <w:lang w:val="en-US"/>
        </w:rPr>
        <w:t xml:space="preserve">(EXPLAIN). High and low positive (near LOD). </w:t>
      </w:r>
    </w:p>
    <w:p w14:paraId="2A8B9EF2" w14:textId="77777777" w:rsidR="009F0212" w:rsidRDefault="009F0212" w:rsidP="009F0212">
      <w:pPr>
        <w:rPr>
          <w:lang w:val="en-US"/>
        </w:rPr>
      </w:pPr>
      <w:r>
        <w:rPr>
          <w:b/>
          <w:bCs/>
          <w:lang w:val="en-US"/>
        </w:rPr>
        <w:t xml:space="preserve">Negative control. </w:t>
      </w:r>
      <w:r w:rsidRPr="004B2EB7">
        <w:rPr>
          <w:lang w:val="en-US"/>
        </w:rPr>
        <w:t>A known negative clinical specimen run alongside the unknown sample</w:t>
      </w:r>
      <w:r>
        <w:rPr>
          <w:lang w:val="en-US"/>
        </w:rPr>
        <w:t xml:space="preserve">, but with internal control. </w:t>
      </w:r>
    </w:p>
    <w:p w14:paraId="495D7CDC" w14:textId="12AFF5C6" w:rsidR="009F0212" w:rsidRDefault="009F0212" w:rsidP="009F0212">
      <w:pPr>
        <w:rPr>
          <w:lang w:val="en-US"/>
        </w:rPr>
      </w:pPr>
      <w:r w:rsidRPr="002A16E1">
        <w:rPr>
          <w:b/>
          <w:bCs/>
          <w:lang w:val="en-US"/>
        </w:rPr>
        <w:t>Blank control</w:t>
      </w:r>
      <w:r>
        <w:rPr>
          <w:lang w:val="en-US"/>
        </w:rPr>
        <w:t xml:space="preserve">: </w:t>
      </w:r>
      <w:r w:rsidR="002A16E1">
        <w:rPr>
          <w:lang w:val="en-US"/>
        </w:rPr>
        <w:t>t</w:t>
      </w:r>
      <w:r w:rsidRPr="00E51351">
        <w:rPr>
          <w:lang w:val="en-US"/>
        </w:rPr>
        <w:t xml:space="preserve">he blank should contain the complete reaction mixture </w:t>
      </w:r>
      <w:r w:rsidRPr="00E51351">
        <w:rPr>
          <w:i/>
          <w:iCs/>
          <w:lang w:val="en-US"/>
        </w:rPr>
        <w:t>except</w:t>
      </w:r>
      <w:r w:rsidRPr="00E51351">
        <w:rPr>
          <w:lang w:val="en-US"/>
        </w:rPr>
        <w:t xml:space="preserve"> nucleic acids</w:t>
      </w:r>
      <w:r>
        <w:rPr>
          <w:lang w:val="en-US"/>
        </w:rPr>
        <w:t xml:space="preserve"> (adding used elution buffer). </w:t>
      </w:r>
      <w:r w:rsidRPr="00E51351">
        <w:rPr>
          <w:lang w:val="en-US"/>
        </w:rPr>
        <w:t>Its use is mandatory to monitor for carry-over contamination (amplification contamination)</w:t>
      </w:r>
      <w:r>
        <w:rPr>
          <w:lang w:val="en-US"/>
        </w:rPr>
        <w:t>.</w:t>
      </w:r>
    </w:p>
    <w:p w14:paraId="228BE0AF" w14:textId="77777777" w:rsidR="009F0212" w:rsidRDefault="009F0212" w:rsidP="009F0212">
      <w:pPr>
        <w:rPr>
          <w:lang w:val="en-US"/>
        </w:rPr>
      </w:pPr>
    </w:p>
    <w:p w14:paraId="6B376E77" w14:textId="77777777" w:rsidR="009F0212" w:rsidRPr="00E51351" w:rsidRDefault="009F0212" w:rsidP="009F0212">
      <w:pPr>
        <w:rPr>
          <w:b/>
          <w:bCs/>
          <w:lang w:val="en-US"/>
        </w:rPr>
      </w:pPr>
      <w:r w:rsidRPr="00E51351">
        <w:rPr>
          <w:b/>
          <w:bCs/>
          <w:lang w:val="en-US"/>
        </w:rPr>
        <w:t>INTERMEZZO</w:t>
      </w:r>
    </w:p>
    <w:p w14:paraId="4895C3B7" w14:textId="7FF8E85A" w:rsidR="009F0212" w:rsidRPr="009747C8" w:rsidRDefault="009F0212" w:rsidP="009F0212">
      <w:pPr>
        <w:rPr>
          <w:sz w:val="18"/>
          <w:szCs w:val="18"/>
          <w:lang w:val="en-US"/>
        </w:rPr>
      </w:pPr>
      <w:r w:rsidRPr="009747C8">
        <w:rPr>
          <w:sz w:val="18"/>
          <w:szCs w:val="18"/>
          <w:lang w:val="en-US"/>
        </w:rPr>
        <w:t xml:space="preserve">“uracil-DNA glycosylase (UDG) or UNG-digestion PCR.” In this approach, </w:t>
      </w:r>
      <w:proofErr w:type="spellStart"/>
      <w:r w:rsidRPr="009747C8">
        <w:rPr>
          <w:sz w:val="18"/>
          <w:szCs w:val="18"/>
          <w:lang w:val="en-US"/>
        </w:rPr>
        <w:t>deoxyuridine</w:t>
      </w:r>
      <w:proofErr w:type="spellEnd"/>
      <w:r w:rsidRPr="009747C8">
        <w:rPr>
          <w:sz w:val="18"/>
          <w:szCs w:val="18"/>
          <w:lang w:val="en-US"/>
        </w:rPr>
        <w:t xml:space="preserve"> triphosphate (</w:t>
      </w:r>
      <w:proofErr w:type="spellStart"/>
      <w:r w:rsidRPr="009747C8">
        <w:rPr>
          <w:sz w:val="18"/>
          <w:szCs w:val="18"/>
          <w:lang w:val="en-US"/>
        </w:rPr>
        <w:t>dUTP</w:t>
      </w:r>
      <w:proofErr w:type="spellEnd"/>
      <w:r w:rsidRPr="009747C8">
        <w:rPr>
          <w:sz w:val="18"/>
          <w:szCs w:val="18"/>
          <w:lang w:val="en-US"/>
        </w:rPr>
        <w:t xml:space="preserve">) is incorporated into PCR reactions in place of deoxythymidine triphosphate (dTTP), creating </w:t>
      </w:r>
      <w:r w:rsidRPr="009747C8">
        <w:rPr>
          <w:sz w:val="18"/>
          <w:szCs w:val="18"/>
          <w:lang w:val="en-US"/>
        </w:rPr>
        <w:lastRenderedPageBreak/>
        <w:t>amplicons that contain uracil instead of thymine. Before performing the PCR, the reaction mixture is treated with uracil-N-glycosylase (UNG or UDG), which digests or removes any uracil-containing DNA. This step eliminates carryover contamination from previous PCRs, as only newly synthesized DNA (without uracil) will be amplified in the reaction. This technique is often referred to as “UNG-digestion” or “carryover prevention PCR” or simply “</w:t>
      </w:r>
      <w:proofErr w:type="spellStart"/>
      <w:r w:rsidRPr="009747C8">
        <w:rPr>
          <w:sz w:val="18"/>
          <w:szCs w:val="18"/>
          <w:lang w:val="en-US"/>
        </w:rPr>
        <w:t>dUTP</w:t>
      </w:r>
      <w:proofErr w:type="spellEnd"/>
      <w:r w:rsidRPr="009747C8">
        <w:rPr>
          <w:sz w:val="18"/>
          <w:szCs w:val="18"/>
          <w:lang w:val="en-US"/>
        </w:rPr>
        <w:t>/UNG system. For digesting potential previous reaction products to prevent contamination, making it highly valuable for sensitive applications.</w:t>
      </w:r>
      <w:r w:rsidR="0010532D">
        <w:rPr>
          <w:sz w:val="18"/>
          <w:szCs w:val="18"/>
          <w:lang w:val="en-US"/>
        </w:rPr>
        <w:t xml:space="preserve"> [INSERT IMAGE CLARIFYING </w:t>
      </w:r>
      <w:r w:rsidR="00ED7520">
        <w:rPr>
          <w:sz w:val="18"/>
          <w:szCs w:val="18"/>
          <w:lang w:val="en-US"/>
        </w:rPr>
        <w:t xml:space="preserve">UDG] </w:t>
      </w:r>
    </w:p>
    <w:p w14:paraId="32504058" w14:textId="77777777" w:rsidR="00C35599" w:rsidRDefault="00C35599" w:rsidP="009F0212">
      <w:pPr>
        <w:rPr>
          <w:lang w:val="en-US"/>
        </w:rPr>
      </w:pPr>
    </w:p>
    <w:p w14:paraId="34822051" w14:textId="378E09FD" w:rsidR="009F0212" w:rsidRDefault="009F0212" w:rsidP="009F0212">
      <w:pPr>
        <w:rPr>
          <w:lang w:val="en-US"/>
        </w:rPr>
      </w:pPr>
      <w:r w:rsidRPr="00E51351">
        <w:rPr>
          <w:b/>
          <w:bCs/>
          <w:lang w:val="en-US"/>
        </w:rPr>
        <w:t xml:space="preserve">Quantitative </w:t>
      </w:r>
      <w:r w:rsidR="002A16E1">
        <w:rPr>
          <w:b/>
          <w:bCs/>
          <w:lang w:val="en-US"/>
        </w:rPr>
        <w:t>c</w:t>
      </w:r>
      <w:r w:rsidRPr="00E51351">
        <w:rPr>
          <w:b/>
          <w:bCs/>
          <w:lang w:val="en-US"/>
        </w:rPr>
        <w:t>ontrol:</w:t>
      </w:r>
      <w:r w:rsidRPr="00E51351">
        <w:rPr>
          <w:lang w:val="en-US"/>
        </w:rPr>
        <w:t xml:space="preserve"> Quantitative procedures must include </w:t>
      </w:r>
      <w:r w:rsidRPr="00E51351">
        <w:rPr>
          <w:b/>
          <w:bCs/>
          <w:lang w:val="en-US"/>
        </w:rPr>
        <w:t>two control materials of different concentrations</w:t>
      </w:r>
      <w:r w:rsidRPr="00E51351">
        <w:rPr>
          <w:lang w:val="en-US"/>
        </w:rPr>
        <w:t xml:space="preserve"> (calibrators) in each run</w:t>
      </w:r>
      <w:r>
        <w:rPr>
          <w:lang w:val="en-US"/>
        </w:rPr>
        <w:t>.</w:t>
      </w:r>
      <w:r w:rsidR="00C35599">
        <w:rPr>
          <w:lang w:val="en-US"/>
        </w:rPr>
        <w:t xml:space="preserve"> </w:t>
      </w:r>
    </w:p>
    <w:p w14:paraId="43F97F9F" w14:textId="32D67823" w:rsidR="00C35599" w:rsidRDefault="00C35599" w:rsidP="009F0212">
      <w:pPr>
        <w:rPr>
          <w:lang w:val="en-US"/>
        </w:rPr>
      </w:pPr>
      <w:r>
        <w:rPr>
          <w:lang w:val="en-US"/>
        </w:rPr>
        <w:t>[INSERT IMAGE OF PLOT WITH TWO CONTROLS</w:t>
      </w:r>
      <w:r w:rsidR="00C42C8B">
        <w:rPr>
          <w:lang w:val="en-US"/>
        </w:rPr>
        <w:t xml:space="preserve"> AND SLOPE</w:t>
      </w:r>
      <w:r>
        <w:rPr>
          <w:lang w:val="en-US"/>
        </w:rPr>
        <w:t>]</w:t>
      </w:r>
    </w:p>
    <w:p w14:paraId="0F68BE0D" w14:textId="77777777" w:rsidR="00EE50AF" w:rsidRDefault="00EE50AF" w:rsidP="001A0542">
      <w:pPr>
        <w:rPr>
          <w:lang w:val="en-US"/>
        </w:rPr>
      </w:pPr>
    </w:p>
    <w:p w14:paraId="4C3D4A4F" w14:textId="77777777" w:rsidR="00EE50AF" w:rsidRDefault="00EE50AF" w:rsidP="001A0542">
      <w:pPr>
        <w:rPr>
          <w:lang w:val="en-US"/>
        </w:rPr>
      </w:pPr>
    </w:p>
    <w:p w14:paraId="2788CE74" w14:textId="63F803B6" w:rsidR="005A043E" w:rsidRDefault="002F112D" w:rsidP="005A043E">
      <w:pPr>
        <w:pStyle w:val="Heading1"/>
        <w:rPr>
          <w:lang w:val="en-US"/>
        </w:rPr>
      </w:pPr>
      <w:bookmarkStart w:id="11" w:name="_Toc214454858"/>
      <w:r>
        <w:rPr>
          <w:lang w:val="en-US"/>
        </w:rPr>
        <w:t>Trend analysis</w:t>
      </w:r>
      <w:bookmarkEnd w:id="11"/>
    </w:p>
    <w:p w14:paraId="5A4E2ACE" w14:textId="2799664F" w:rsidR="00ED4BE3" w:rsidRDefault="00ED4BE3" w:rsidP="001A0542">
      <w:pPr>
        <w:rPr>
          <w:lang w:val="en-US"/>
        </w:rPr>
      </w:pPr>
      <w:r>
        <w:rPr>
          <w:lang w:val="en-US"/>
        </w:rPr>
        <w:t xml:space="preserve">If the sample contains substances that inhibits the PCR, it can be detected with the Internal Control (IC). </w:t>
      </w:r>
      <w:r w:rsidR="00EC11B3">
        <w:rPr>
          <w:lang w:val="en-US"/>
        </w:rPr>
        <w:t>When w</w:t>
      </w:r>
      <w:r w:rsidR="00EC11B3" w:rsidRPr="00EC11B3">
        <w:rPr>
          <w:lang w:val="en-US"/>
        </w:rPr>
        <w:t xml:space="preserve">e purify nucleic acids, we remove proteins and other substances that could interfere with the test. </w:t>
      </w:r>
      <w:r w:rsidR="00EC11B3">
        <w:rPr>
          <w:lang w:val="en-US"/>
        </w:rPr>
        <w:t xml:space="preserve">Any left-over inhibitors will interfere with the IC. </w:t>
      </w:r>
      <w:r w:rsidR="00EC11B3" w:rsidRPr="00EC11B3">
        <w:rPr>
          <w:lang w:val="en-US"/>
        </w:rPr>
        <w:t xml:space="preserve">Think of the IC as a "buddy" that goes through the entire extraction and amplification process alongside the patient's own nucleic acids. If the patient's sample is truly negative for the target we're looking for, the IC </w:t>
      </w:r>
      <w:r w:rsidR="00EC11B3" w:rsidRPr="00EC11B3">
        <w:rPr>
          <w:i/>
          <w:iCs/>
          <w:lang w:val="en-US"/>
        </w:rPr>
        <w:t xml:space="preserve">must </w:t>
      </w:r>
      <w:r w:rsidR="00EC11B3" w:rsidRPr="00EC11B3">
        <w:rPr>
          <w:lang w:val="en-US"/>
        </w:rPr>
        <w:t>still amplify successfully. If the IC "buddy" doesn't show up at the end of the test</w:t>
      </w:r>
      <w:r w:rsidR="00EC11B3">
        <w:rPr>
          <w:lang w:val="en-US"/>
        </w:rPr>
        <w:t>, or shows up late</w:t>
      </w:r>
      <w:r w:rsidR="00EC11B3" w:rsidRPr="00EC11B3">
        <w:rPr>
          <w:lang w:val="en-US"/>
        </w:rPr>
        <w:t>, it tells us that something went wrong</w:t>
      </w:r>
      <w:r w:rsidR="00B6376F">
        <w:rPr>
          <w:lang w:val="en-US"/>
        </w:rPr>
        <w:t xml:space="preserve"> along the way </w:t>
      </w:r>
      <w:r w:rsidR="00EC11B3" w:rsidRPr="00EC11B3">
        <w:rPr>
          <w:lang w:val="en-US"/>
        </w:rPr>
        <w:t xml:space="preserve">—either the extraction failed or something in the sample inhibited the PCR reaction. </w:t>
      </w:r>
      <w:r w:rsidR="00EC11B3">
        <w:rPr>
          <w:lang w:val="en-US"/>
        </w:rPr>
        <w:t xml:space="preserve">How do you know an IC-buddy in one of the patient sample ‘is late’? For this, we can compare the IC-buddy in our negative extraction control (no patient material added) with our IC-buddies in the clinical samples. </w:t>
      </w:r>
    </w:p>
    <w:p w14:paraId="3D5D34CD" w14:textId="01B806EC" w:rsidR="00CB6FAA" w:rsidRDefault="00CB6FAA" w:rsidP="001A0542">
      <w:pPr>
        <w:rPr>
          <w:lang w:val="en-US"/>
        </w:rPr>
      </w:pPr>
      <w:r>
        <w:rPr>
          <w:lang w:val="en-US"/>
        </w:rPr>
        <w:t>[INSERT TABLE WITH CONTROLS</w:t>
      </w:r>
      <w:r w:rsidR="00A25924">
        <w:rPr>
          <w:lang w:val="en-US"/>
        </w:rPr>
        <w:t xml:space="preserve">; later we will add to it </w:t>
      </w:r>
      <w:r w:rsidR="00B26D87">
        <w:rPr>
          <w:lang w:val="en-US"/>
        </w:rPr>
        <w:t>SD</w:t>
      </w:r>
      <w:r>
        <w:rPr>
          <w:lang w:val="en-US"/>
        </w:rPr>
        <w:t xml:space="preserve">] </w:t>
      </w:r>
    </w:p>
    <w:p w14:paraId="41DE6E37" w14:textId="3E993E0F" w:rsidR="00EC11B3" w:rsidRDefault="00543073" w:rsidP="00B6376F">
      <w:pPr>
        <w:rPr>
          <w:lang w:val="en-US"/>
        </w:rPr>
      </w:pPr>
      <w:r>
        <w:rPr>
          <w:lang w:val="en-US"/>
        </w:rPr>
        <w:t xml:space="preserve">The same applies for our positive controls. Keeping track of </w:t>
      </w:r>
      <w:r w:rsidR="000A4B79">
        <w:rPr>
          <w:lang w:val="en-US"/>
        </w:rPr>
        <w:t xml:space="preserve">Ct-values from positive controls can </w:t>
      </w:r>
      <w:r w:rsidR="00E20DF9">
        <w:rPr>
          <w:lang w:val="en-US"/>
        </w:rPr>
        <w:t xml:space="preserve">help you to </w:t>
      </w:r>
      <w:proofErr w:type="spellStart"/>
      <w:r w:rsidR="00E20DF9">
        <w:rPr>
          <w:lang w:val="en-US"/>
        </w:rPr>
        <w:t>analyse</w:t>
      </w:r>
      <w:proofErr w:type="spellEnd"/>
      <w:r w:rsidR="00E20DF9">
        <w:rPr>
          <w:lang w:val="en-US"/>
        </w:rPr>
        <w:t xml:space="preserve"> the root cause of </w:t>
      </w:r>
      <w:r w:rsidR="008914DD">
        <w:rPr>
          <w:lang w:val="en-US"/>
        </w:rPr>
        <w:t xml:space="preserve">false </w:t>
      </w:r>
      <w:r w:rsidR="00512D6A">
        <w:rPr>
          <w:lang w:val="en-US"/>
        </w:rPr>
        <w:t>positive/negative outcomes</w:t>
      </w:r>
      <w:r w:rsidR="00CB6FAA">
        <w:rPr>
          <w:lang w:val="en-US"/>
        </w:rPr>
        <w:t xml:space="preserve">. </w:t>
      </w:r>
      <w:r w:rsidR="007E37F1">
        <w:rPr>
          <w:lang w:val="en-US"/>
        </w:rPr>
        <w:t xml:space="preserve">How? </w:t>
      </w:r>
      <w:r w:rsidR="00CB6FAA">
        <w:rPr>
          <w:lang w:val="en-US"/>
        </w:rPr>
        <w:t xml:space="preserve">We will explain </w:t>
      </w:r>
      <w:r w:rsidR="000A49D4">
        <w:rPr>
          <w:lang w:val="en-US"/>
        </w:rPr>
        <w:t>this next</w:t>
      </w:r>
      <w:r w:rsidR="008411AD">
        <w:rPr>
          <w:lang w:val="en-US"/>
        </w:rPr>
        <w:t xml:space="preserve">. </w:t>
      </w:r>
    </w:p>
    <w:p w14:paraId="111A857E" w14:textId="21276AB2" w:rsidR="00ED4BE3" w:rsidRDefault="000A49D4" w:rsidP="000A49D4">
      <w:pPr>
        <w:pStyle w:val="Heading2"/>
        <w:rPr>
          <w:lang w:val="en-US"/>
        </w:rPr>
      </w:pPr>
      <w:bookmarkStart w:id="12" w:name="_Toc214454859"/>
      <w:r>
        <w:rPr>
          <w:lang w:val="en-US"/>
        </w:rPr>
        <w:t>Routine trend monitoring</w:t>
      </w:r>
      <w:bookmarkEnd w:id="12"/>
    </w:p>
    <w:p w14:paraId="0A0A9747" w14:textId="77B80AAB" w:rsidR="000A49D4" w:rsidRPr="000A49D4" w:rsidRDefault="000A49D4" w:rsidP="001A0542">
      <w:pPr>
        <w:rPr>
          <w:lang w:val="en-US"/>
        </w:rPr>
      </w:pPr>
      <w:r w:rsidRPr="000A49D4">
        <w:rPr>
          <w:lang w:val="en-US"/>
        </w:rPr>
        <w:t xml:space="preserve">One specific method utilized in laboratories for monitoring Ct values is the implementation of </w:t>
      </w:r>
      <w:r w:rsidRPr="000A49D4">
        <w:rPr>
          <w:b/>
          <w:bCs/>
          <w:lang w:val="en-US"/>
        </w:rPr>
        <w:t>Levy-Jennings plots</w:t>
      </w:r>
      <w:r w:rsidR="00A6378B">
        <w:rPr>
          <w:b/>
          <w:bCs/>
          <w:lang w:val="en-US"/>
        </w:rPr>
        <w:t>,</w:t>
      </w:r>
      <w:r w:rsidR="00A6378B" w:rsidRPr="00A6378B">
        <w:rPr>
          <w:lang w:val="en-US"/>
        </w:rPr>
        <w:t xml:space="preserve"> and applying </w:t>
      </w:r>
      <w:r w:rsidR="00A6378B" w:rsidRPr="00A6378B">
        <w:rPr>
          <w:b/>
          <w:bCs/>
          <w:lang w:val="en-US"/>
        </w:rPr>
        <w:t>Westgard rules</w:t>
      </w:r>
      <w:r w:rsidR="00A6378B">
        <w:rPr>
          <w:lang w:val="en-US"/>
        </w:rPr>
        <w:t xml:space="preserve"> on the plots</w:t>
      </w:r>
      <w:r w:rsidRPr="000A49D4">
        <w:rPr>
          <w:lang w:val="en-US"/>
        </w:rPr>
        <w:t xml:space="preserve">. </w:t>
      </w:r>
    </w:p>
    <w:p w14:paraId="35D2490B" w14:textId="3AB6FDA1" w:rsidR="000A49D4" w:rsidRPr="00A6378B" w:rsidRDefault="00A6378B" w:rsidP="001A0542">
      <w:pPr>
        <w:rPr>
          <w:lang w:val="en-US"/>
        </w:rPr>
      </w:pPr>
      <w:r>
        <w:rPr>
          <w:lang w:val="en-US"/>
        </w:rPr>
        <w:t>[Insert interactive Levy-Jennings plot]</w:t>
      </w:r>
    </w:p>
    <w:p w14:paraId="417FFFF3" w14:textId="412BB944" w:rsidR="00ED4BE3" w:rsidRDefault="00A6378B" w:rsidP="00A6378B">
      <w:pPr>
        <w:pStyle w:val="ListParagraph"/>
        <w:numPr>
          <w:ilvl w:val="0"/>
          <w:numId w:val="30"/>
        </w:numPr>
        <w:rPr>
          <w:lang w:val="en-US"/>
        </w:rPr>
      </w:pPr>
      <w:r w:rsidRPr="00A6378B">
        <w:rPr>
          <w:lang w:val="en-US"/>
        </w:rPr>
        <w:t>Mean Value, Standard Deviation (SD), and Coefficient of Variation (%CV)</w:t>
      </w:r>
    </w:p>
    <w:p w14:paraId="36AE6B72" w14:textId="57F74FC6" w:rsidR="00A6378B" w:rsidRDefault="00A6378B" w:rsidP="00A6378B">
      <w:pPr>
        <w:pStyle w:val="ListParagraph"/>
        <w:numPr>
          <w:ilvl w:val="0"/>
          <w:numId w:val="30"/>
        </w:numPr>
        <w:rPr>
          <w:lang w:val="en-US"/>
        </w:rPr>
      </w:pPr>
      <w:r>
        <w:rPr>
          <w:lang w:val="en-US"/>
        </w:rPr>
        <w:t xml:space="preserve">Westgard rules </w:t>
      </w:r>
    </w:p>
    <w:p w14:paraId="0A6EE358" w14:textId="317DE2D1" w:rsidR="005E5F3C" w:rsidRDefault="005E5F3C" w:rsidP="005E5F3C">
      <w:pPr>
        <w:rPr>
          <w:lang w:val="en-US"/>
        </w:rPr>
      </w:pPr>
      <w:hyperlink r:id="rId12" w:history="1">
        <w:r w:rsidRPr="009505F5">
          <w:rPr>
            <w:rStyle w:val="Hyperlink"/>
            <w:lang w:val="en-US"/>
          </w:rPr>
          <w:t>https://www.spcforexcel.com/knowledge/measurement-systems-analysis-gage-rr/levey-jennings-charts/</w:t>
        </w:r>
      </w:hyperlink>
      <w:r>
        <w:rPr>
          <w:lang w:val="en-US"/>
        </w:rPr>
        <w:t xml:space="preserve"> </w:t>
      </w:r>
    </w:p>
    <w:p w14:paraId="5AFA78F5" w14:textId="77777777" w:rsidR="005E5F3C" w:rsidRPr="005E5F3C" w:rsidRDefault="005E5F3C" w:rsidP="005E5F3C">
      <w:pPr>
        <w:rPr>
          <w:lang w:val="en-US"/>
        </w:rPr>
      </w:pPr>
    </w:p>
    <w:p w14:paraId="4088EE41" w14:textId="77777777" w:rsidR="00A6378B" w:rsidRPr="008560FA" w:rsidRDefault="00A6378B" w:rsidP="00A6378B">
      <w:pPr>
        <w:pStyle w:val="Heading2"/>
        <w:rPr>
          <w:lang w:val="en-US"/>
        </w:rPr>
      </w:pPr>
      <w:bookmarkStart w:id="13" w:name="_Toc214454860"/>
      <w:r w:rsidRPr="008560FA">
        <w:rPr>
          <w:lang w:val="en-US"/>
        </w:rPr>
        <w:lastRenderedPageBreak/>
        <w:t>Testing of new reagent lots</w:t>
      </w:r>
      <w:bookmarkEnd w:id="13"/>
    </w:p>
    <w:p w14:paraId="60268353" w14:textId="546A1590" w:rsidR="00A6378B" w:rsidRDefault="008C4529" w:rsidP="00A6378B">
      <w:pPr>
        <w:rPr>
          <w:lang w:val="en-US"/>
        </w:rPr>
      </w:pPr>
      <w:r w:rsidRPr="008C4529">
        <w:rPr>
          <w:lang w:val="en-US"/>
        </w:rPr>
        <w:t>When we receive a new batch (lot) of reagents, we test it side-by-side with the old lot to confirm it performs identically before we put it into clinical use.</w:t>
      </w:r>
    </w:p>
    <w:p w14:paraId="558C0A29" w14:textId="77777777" w:rsidR="008C4529" w:rsidRDefault="008C4529" w:rsidP="00A6378B">
      <w:pPr>
        <w:rPr>
          <w:lang w:val="en-US"/>
        </w:rPr>
      </w:pPr>
    </w:p>
    <w:p w14:paraId="5C2601D1" w14:textId="77777777" w:rsidR="00A6378B" w:rsidRDefault="00A6378B" w:rsidP="00A6378B">
      <w:pPr>
        <w:rPr>
          <w:lang w:val="en-US"/>
        </w:rPr>
      </w:pPr>
    </w:p>
    <w:p w14:paraId="3056B6F0" w14:textId="77777777" w:rsidR="00A6378B" w:rsidRDefault="00A6378B" w:rsidP="00A6378B">
      <w:pPr>
        <w:rPr>
          <w:lang w:val="en-US"/>
        </w:rPr>
      </w:pPr>
    </w:p>
    <w:p w14:paraId="014D848D" w14:textId="77777777" w:rsidR="0074392C" w:rsidRDefault="00E51351" w:rsidP="0074392C">
      <w:pPr>
        <w:pStyle w:val="Heading1"/>
        <w:rPr>
          <w:lang w:val="en-US"/>
        </w:rPr>
      </w:pPr>
      <w:bookmarkStart w:id="14" w:name="_Toc214454861"/>
      <w:r>
        <w:rPr>
          <w:lang w:val="en-US"/>
        </w:rPr>
        <w:t>Proficiency testing</w:t>
      </w:r>
      <w:bookmarkEnd w:id="14"/>
    </w:p>
    <w:p w14:paraId="49994176" w14:textId="77777777" w:rsidR="00A6378B" w:rsidRPr="00A6378B" w:rsidRDefault="00A6378B" w:rsidP="00A6378B">
      <w:pPr>
        <w:rPr>
          <w:lang w:val="en-US"/>
        </w:rPr>
      </w:pPr>
      <w:r w:rsidRPr="00A6378B">
        <w:rPr>
          <w:lang w:val="en-US"/>
        </w:rPr>
        <w:t>External Quality Surveillance (Inter-Laboratory Comparison)</w:t>
      </w:r>
    </w:p>
    <w:p w14:paraId="177117FF" w14:textId="77777777" w:rsidR="00A6378B" w:rsidRDefault="00A6378B" w:rsidP="00A6378B">
      <w:pPr>
        <w:rPr>
          <w:lang w:val="en-US"/>
        </w:rPr>
      </w:pPr>
      <w:r w:rsidRPr="00A6378B">
        <w:rPr>
          <w:b/>
          <w:bCs/>
          <w:lang w:val="en-US"/>
        </w:rPr>
        <w:t>External Quality Control (EQC):</w:t>
      </w:r>
      <w:r w:rsidRPr="00A6378B">
        <w:rPr>
          <w:lang w:val="en-US"/>
        </w:rPr>
        <w:t xml:space="preserve"> EQC samples are periodically run alongside routine assays to verify the integrity of the reagent and the successful extraction of nucleic acid, often assessed </w:t>
      </w:r>
      <w:r w:rsidRPr="00A6378B">
        <w:rPr>
          <w:b/>
          <w:bCs/>
          <w:lang w:val="en-US"/>
        </w:rPr>
        <w:t>based on the Ct value</w:t>
      </w:r>
      <w:r w:rsidRPr="00A6378B">
        <w:rPr>
          <w:lang w:val="en-US"/>
        </w:rPr>
        <w:t xml:space="preserve"> compared to an endogenous control</w:t>
      </w:r>
      <w:r>
        <w:rPr>
          <w:lang w:val="en-US"/>
        </w:rPr>
        <w:t>.</w:t>
      </w:r>
    </w:p>
    <w:p w14:paraId="2C0CD236" w14:textId="206926C8" w:rsidR="0056452F" w:rsidRDefault="008C4529" w:rsidP="005F25BE">
      <w:pPr>
        <w:rPr>
          <w:lang w:val="en-US"/>
        </w:rPr>
      </w:pPr>
      <w:r w:rsidRPr="008C4529">
        <w:rPr>
          <w:lang w:val="en-US"/>
        </w:rPr>
        <w:t>Several times a year (and at a minimum, twice per year), an external, independent agency sends us a panel of "unknown" samples to test. We don't know the expected results. We process these samples exactly like patient specimens and send our results back. This process, known as proficiency testing, is a critical, objective way to verify that our entire testing system—our people, our methods, and our machines—is producing accurate results that are comparable to those from other top labs.</w:t>
      </w:r>
    </w:p>
    <w:p w14:paraId="45564ECF" w14:textId="17E68124" w:rsidR="0056452F" w:rsidRPr="006E2B94" w:rsidRDefault="006E2B94" w:rsidP="0056452F">
      <w:pPr>
        <w:pStyle w:val="Heading1"/>
        <w:rPr>
          <w:lang w:val="en-US"/>
        </w:rPr>
      </w:pPr>
      <w:bookmarkStart w:id="15" w:name="_Toc214454862"/>
      <w:r w:rsidRPr="006E2B94">
        <w:rPr>
          <w:lang w:val="en-US"/>
        </w:rPr>
        <w:t>Pe</w:t>
      </w:r>
      <w:r>
        <w:rPr>
          <w:lang w:val="en-US"/>
        </w:rPr>
        <w:t>rsonnel competency</w:t>
      </w:r>
      <w:bookmarkEnd w:id="15"/>
    </w:p>
    <w:p w14:paraId="1129C8B8" w14:textId="5FE9D231" w:rsidR="0002410C" w:rsidRDefault="0002410C" w:rsidP="005F25BE">
      <w:pPr>
        <w:rPr>
          <w:lang w:val="en-US"/>
        </w:rPr>
      </w:pPr>
      <w:r w:rsidRPr="0002410C">
        <w:rPr>
          <w:lang w:val="en-US"/>
        </w:rPr>
        <w:t>Every team member's skills are regularly assessed to ensure they can perform tests accurately, interpret results correctly, and troubleshoot problems effectively. A laboratory technician is trained by a senior technician. Together, they carry out the testing procedures from start to finish. When the senior technician considers that the laboratory technician is capable of performing the test independently, this is recorded in a Quality Management document.</w:t>
      </w:r>
      <w:r>
        <w:rPr>
          <w:lang w:val="en-US"/>
        </w:rPr>
        <w:t xml:space="preserve"> </w:t>
      </w:r>
    </w:p>
    <w:p w14:paraId="7FE4C07A" w14:textId="74AA57E7" w:rsidR="0002410C" w:rsidRDefault="0002410C" w:rsidP="005F25BE">
      <w:pPr>
        <w:rPr>
          <w:lang w:val="en-US"/>
        </w:rPr>
      </w:pPr>
      <w:r w:rsidRPr="0002410C">
        <w:rPr>
          <w:lang w:val="en-US"/>
        </w:rPr>
        <w:t xml:space="preserve">The technician should also sign the </w:t>
      </w:r>
      <w:r>
        <w:rPr>
          <w:lang w:val="en-US"/>
        </w:rPr>
        <w:t xml:space="preserve">relevant </w:t>
      </w:r>
      <w:r w:rsidRPr="0002410C">
        <w:rPr>
          <w:lang w:val="en-US"/>
        </w:rPr>
        <w:t>SOP stating that she/he has read and understood the procedure.</w:t>
      </w:r>
      <w:r>
        <w:rPr>
          <w:lang w:val="en-US"/>
        </w:rPr>
        <w:t xml:space="preserve"> </w:t>
      </w:r>
    </w:p>
    <w:p w14:paraId="58DEB8E2" w14:textId="1DC53E8C" w:rsidR="0056452F" w:rsidRDefault="0002410C" w:rsidP="005F25BE">
      <w:pPr>
        <w:rPr>
          <w:lang w:val="en-US"/>
        </w:rPr>
      </w:pPr>
      <w:r>
        <w:rPr>
          <w:lang w:val="en-US"/>
        </w:rPr>
        <w:t>Personal competency also</w:t>
      </w:r>
      <w:r w:rsidRPr="0002410C">
        <w:rPr>
          <w:lang w:val="en-US"/>
        </w:rPr>
        <w:t xml:space="preserve"> includes ongoing training and continuing education to stay current with the latest technologies and procedures.</w:t>
      </w:r>
      <w:r>
        <w:rPr>
          <w:lang w:val="en-US"/>
        </w:rPr>
        <w:t xml:space="preserve"> </w:t>
      </w:r>
    </w:p>
    <w:p w14:paraId="154DACA1" w14:textId="6337101D" w:rsidR="00146D11" w:rsidRDefault="00146D11" w:rsidP="00146D11">
      <w:pPr>
        <w:pStyle w:val="Heading1"/>
        <w:rPr>
          <w:lang w:val="en-US"/>
        </w:rPr>
      </w:pPr>
      <w:bookmarkStart w:id="16" w:name="_Toc214454863"/>
      <w:r>
        <w:rPr>
          <w:lang w:val="en-US"/>
        </w:rPr>
        <w:t>C</w:t>
      </w:r>
      <w:r w:rsidRPr="00146D11">
        <w:rPr>
          <w:lang w:val="en-US"/>
        </w:rPr>
        <w:t xml:space="preserve">ommercial kits </w:t>
      </w:r>
      <w:r>
        <w:rPr>
          <w:lang w:val="en-US"/>
        </w:rPr>
        <w:t>versus</w:t>
      </w:r>
      <w:r w:rsidRPr="00146D11">
        <w:rPr>
          <w:lang w:val="en-US"/>
        </w:rPr>
        <w:t xml:space="preserve"> in-house assays</w:t>
      </w:r>
      <w:bookmarkEnd w:id="16"/>
    </w:p>
    <w:p w14:paraId="28922AA4" w14:textId="6DB43410" w:rsidR="00146D11" w:rsidRDefault="00146D11" w:rsidP="005F25BE">
      <w:pPr>
        <w:rPr>
          <w:lang w:val="en-US"/>
        </w:rPr>
      </w:pPr>
      <w:r>
        <w:rPr>
          <w:lang w:val="en-US"/>
        </w:rPr>
        <w:t xml:space="preserve">Commercial require </w:t>
      </w:r>
      <w:r w:rsidRPr="00146D11">
        <w:rPr>
          <w:b/>
          <w:bCs/>
          <w:lang w:val="en-US"/>
        </w:rPr>
        <w:t>Verification</w:t>
      </w:r>
      <w:r>
        <w:rPr>
          <w:lang w:val="en-US"/>
        </w:rPr>
        <w:t xml:space="preserve">: The purpose is to </w:t>
      </w:r>
      <w:r w:rsidRPr="00146D11">
        <w:rPr>
          <w:lang w:val="en-US"/>
        </w:rPr>
        <w:t>confirm that the test performs as expected according to the manufacturer's established performance characteristics, in the laboratory's specific environment</w:t>
      </w:r>
      <w:r>
        <w:rPr>
          <w:lang w:val="en-US"/>
        </w:rPr>
        <w:t xml:space="preserve">. </w:t>
      </w:r>
    </w:p>
    <w:p w14:paraId="7757011D" w14:textId="77777777" w:rsidR="00146D11" w:rsidRDefault="00146D11" w:rsidP="005F25BE">
      <w:pPr>
        <w:rPr>
          <w:lang w:val="en-US"/>
        </w:rPr>
      </w:pPr>
      <w:r>
        <w:rPr>
          <w:lang w:val="en-US"/>
        </w:rPr>
        <w:t xml:space="preserve">In-house assays requires </w:t>
      </w:r>
      <w:r w:rsidRPr="00146D11">
        <w:rPr>
          <w:b/>
          <w:bCs/>
          <w:lang w:val="en-US"/>
        </w:rPr>
        <w:t>Validation</w:t>
      </w:r>
      <w:r>
        <w:rPr>
          <w:lang w:val="en-US"/>
        </w:rPr>
        <w:t>: Here the purpose is to establish</w:t>
      </w:r>
      <w:r w:rsidRPr="00146D11">
        <w:rPr>
          <w:lang w:val="en-US"/>
        </w:rPr>
        <w:t xml:space="preserve"> the test's performance characteristics from scratch, as no performance data is supplied by a manufacturer</w:t>
      </w:r>
      <w:r>
        <w:rPr>
          <w:lang w:val="en-US"/>
        </w:rPr>
        <w:t xml:space="preserve">. Performance characteristics that need to be tested are Accuracy, Precision, Analytical sensitivity (lower limit of target detection), Reportable range of test results, </w:t>
      </w:r>
      <w:r w:rsidRPr="00146D11">
        <w:rPr>
          <w:lang w:val="en-US"/>
        </w:rPr>
        <w:t xml:space="preserve">reproducibility and analytic specificity. </w:t>
      </w:r>
    </w:p>
    <w:p w14:paraId="1A6A09F1" w14:textId="4E92B846" w:rsidR="00146D11" w:rsidRDefault="00146D11" w:rsidP="005F25BE">
      <w:pPr>
        <w:rPr>
          <w:lang w:val="en-US"/>
        </w:rPr>
      </w:pPr>
      <w:r>
        <w:rPr>
          <w:lang w:val="en-US"/>
        </w:rPr>
        <w:lastRenderedPageBreak/>
        <w:t xml:space="preserve">There is also a midway, by setting up an assay </w:t>
      </w:r>
      <w:r w:rsidR="003758E6">
        <w:rPr>
          <w:lang w:val="en-US"/>
        </w:rPr>
        <w:t>that is described in</w:t>
      </w:r>
      <w:r>
        <w:rPr>
          <w:lang w:val="en-US"/>
        </w:rPr>
        <w:t xml:space="preserve"> an scientific </w:t>
      </w:r>
      <w:r w:rsidR="003758E6">
        <w:rPr>
          <w:lang w:val="en-US"/>
        </w:rPr>
        <w:t>article</w:t>
      </w:r>
      <w:r>
        <w:rPr>
          <w:lang w:val="en-US"/>
        </w:rPr>
        <w:t xml:space="preserve">. In </w:t>
      </w:r>
      <w:r w:rsidR="003758E6">
        <w:rPr>
          <w:lang w:val="en-US"/>
        </w:rPr>
        <w:t xml:space="preserve">consultation with the quality manager a verification/validation plan can be made which meets national quality </w:t>
      </w:r>
      <w:commentRangeStart w:id="17"/>
      <w:r w:rsidR="003758E6">
        <w:rPr>
          <w:lang w:val="en-US"/>
        </w:rPr>
        <w:t>requirements</w:t>
      </w:r>
      <w:commentRangeEnd w:id="17"/>
      <w:r w:rsidR="006B26F8">
        <w:rPr>
          <w:rStyle w:val="CommentReference"/>
        </w:rPr>
        <w:commentReference w:id="17"/>
      </w:r>
      <w:r w:rsidR="003758E6">
        <w:rPr>
          <w:lang w:val="en-US"/>
        </w:rPr>
        <w:t xml:space="preserve">. </w:t>
      </w:r>
    </w:p>
    <w:p w14:paraId="2C1C640B" w14:textId="77777777" w:rsidR="00146D11" w:rsidRPr="00146D11" w:rsidRDefault="00146D11" w:rsidP="005F25BE">
      <w:pPr>
        <w:rPr>
          <w:lang w:val="en-US"/>
        </w:rPr>
      </w:pPr>
    </w:p>
    <w:tbl>
      <w:tblPr>
        <w:tblStyle w:val="TableGrid"/>
        <w:tblW w:w="0" w:type="auto"/>
        <w:tblLayout w:type="fixed"/>
        <w:tblLook w:val="04A0" w:firstRow="1" w:lastRow="0" w:firstColumn="1" w:lastColumn="0" w:noHBand="0" w:noVBand="1"/>
      </w:tblPr>
      <w:tblGrid>
        <w:gridCol w:w="1980"/>
        <w:gridCol w:w="3544"/>
        <w:gridCol w:w="3492"/>
      </w:tblGrid>
      <w:tr w:rsidR="004A451D" w:rsidRPr="00146D11" w14:paraId="5285A309" w14:textId="77777777" w:rsidTr="004A451D">
        <w:tc>
          <w:tcPr>
            <w:tcW w:w="1980" w:type="dxa"/>
          </w:tcPr>
          <w:p w14:paraId="39AEA2FC" w14:textId="26B715B9" w:rsidR="004A451D" w:rsidRPr="00146D11" w:rsidRDefault="004A451D" w:rsidP="004A451D">
            <w:pPr>
              <w:rPr>
                <w:b/>
                <w:bCs/>
                <w:sz w:val="18"/>
                <w:szCs w:val="18"/>
                <w:lang w:val="en-US"/>
              </w:rPr>
            </w:pPr>
            <w:r w:rsidRPr="00146D11">
              <w:rPr>
                <w:rFonts w:ascii="Calibri" w:hAnsi="Calibri" w:cs="Calibri"/>
                <w:b/>
                <w:bCs/>
                <w:color w:val="000000"/>
                <w:sz w:val="18"/>
                <w:szCs w:val="18"/>
              </w:rPr>
              <w:t>Name</w:t>
            </w:r>
          </w:p>
        </w:tc>
        <w:tc>
          <w:tcPr>
            <w:tcW w:w="3544" w:type="dxa"/>
          </w:tcPr>
          <w:p w14:paraId="7BAF6EEA" w14:textId="58C91B65" w:rsidR="004A451D" w:rsidRPr="00146D11" w:rsidRDefault="004A451D" w:rsidP="004A451D">
            <w:pPr>
              <w:rPr>
                <w:b/>
                <w:bCs/>
                <w:sz w:val="18"/>
                <w:szCs w:val="18"/>
                <w:lang w:val="en-US"/>
              </w:rPr>
            </w:pPr>
            <w:r w:rsidRPr="00146D11">
              <w:rPr>
                <w:rFonts w:ascii="Calibri" w:hAnsi="Calibri" w:cs="Calibri"/>
                <w:b/>
                <w:bCs/>
                <w:color w:val="000000"/>
                <w:sz w:val="18"/>
                <w:szCs w:val="18"/>
              </w:rPr>
              <w:t>Info</w:t>
            </w:r>
          </w:p>
        </w:tc>
        <w:tc>
          <w:tcPr>
            <w:tcW w:w="3492" w:type="dxa"/>
          </w:tcPr>
          <w:p w14:paraId="143F1141" w14:textId="362CCC95" w:rsidR="004A451D" w:rsidRPr="00146D11" w:rsidRDefault="004A451D" w:rsidP="004A451D">
            <w:pPr>
              <w:rPr>
                <w:b/>
                <w:bCs/>
                <w:sz w:val="18"/>
                <w:szCs w:val="18"/>
                <w:lang w:val="en-US"/>
              </w:rPr>
            </w:pPr>
            <w:r w:rsidRPr="00146D11">
              <w:rPr>
                <w:rFonts w:ascii="Calibri" w:hAnsi="Calibri" w:cs="Calibri"/>
                <w:b/>
                <w:bCs/>
                <w:color w:val="000000"/>
                <w:sz w:val="18"/>
                <w:szCs w:val="18"/>
              </w:rPr>
              <w:t>URL</w:t>
            </w:r>
          </w:p>
        </w:tc>
      </w:tr>
      <w:tr w:rsidR="004A451D" w:rsidRPr="0062215F" w14:paraId="6DE006B2" w14:textId="77777777" w:rsidTr="004A451D">
        <w:tc>
          <w:tcPr>
            <w:tcW w:w="1980" w:type="dxa"/>
          </w:tcPr>
          <w:p w14:paraId="6BCC617D" w14:textId="0F3FBFDE"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VIASURE </w:t>
            </w:r>
            <w:proofErr w:type="spellStart"/>
            <w:r w:rsidRPr="00146D11">
              <w:rPr>
                <w:rFonts w:ascii="Calibri" w:hAnsi="Calibri" w:cs="Calibri"/>
                <w:color w:val="000000"/>
                <w:sz w:val="18"/>
                <w:szCs w:val="18"/>
                <w:lang w:val="en-US"/>
              </w:rPr>
              <w:t>CCHFv</w:t>
            </w:r>
            <w:proofErr w:type="spellEnd"/>
            <w:r w:rsidRPr="00146D11">
              <w:rPr>
                <w:rFonts w:ascii="Calibri" w:hAnsi="Calibri" w:cs="Calibri"/>
                <w:color w:val="000000"/>
                <w:sz w:val="18"/>
                <w:szCs w:val="18"/>
                <w:lang w:val="en-US"/>
              </w:rPr>
              <w:t xml:space="preserve"> Real Time PCR Detection Kit</w:t>
            </w:r>
          </w:p>
        </w:tc>
        <w:tc>
          <w:tcPr>
            <w:tcW w:w="3544" w:type="dxa"/>
          </w:tcPr>
          <w:p w14:paraId="1AC4F4B8" w14:textId="7B958D1F" w:rsidR="004A451D" w:rsidRPr="00146D11" w:rsidRDefault="004A451D" w:rsidP="004A451D">
            <w:pPr>
              <w:rPr>
                <w:sz w:val="18"/>
                <w:szCs w:val="18"/>
                <w:lang w:val="en-US"/>
              </w:rPr>
            </w:pPr>
            <w:r w:rsidRPr="00146D11">
              <w:rPr>
                <w:rFonts w:ascii="Calibri" w:hAnsi="Calibri" w:cs="Calibri"/>
                <w:color w:val="000000"/>
                <w:sz w:val="18"/>
                <w:szCs w:val="18"/>
                <w:lang w:val="en-US"/>
              </w:rPr>
              <w:t>For detection of CCHFV RNA in serum, blood, or fluids from symptomatic patients, RT-PCR with fluorescent probes.</w:t>
            </w:r>
          </w:p>
        </w:tc>
        <w:tc>
          <w:tcPr>
            <w:tcW w:w="3492" w:type="dxa"/>
          </w:tcPr>
          <w:p w14:paraId="10ECF783" w14:textId="3353D82C" w:rsidR="004A451D" w:rsidRPr="00146D11" w:rsidRDefault="004A451D" w:rsidP="004A451D">
            <w:pPr>
              <w:rPr>
                <w:sz w:val="18"/>
                <w:szCs w:val="18"/>
                <w:lang w:val="en-US"/>
              </w:rPr>
            </w:pPr>
            <w:r w:rsidRPr="00146D11">
              <w:rPr>
                <w:rFonts w:ascii="Calibri" w:hAnsi="Calibri" w:cs="Calibri"/>
                <w:color w:val="000000"/>
                <w:sz w:val="18"/>
                <w:szCs w:val="18"/>
                <w:lang w:val="en-US"/>
              </w:rPr>
              <w:t>https://www.certest.es/products/viasure-crimean-congo-haemorrhagic-fever-virus-real-time-pcr-detection-kit/</w:t>
            </w:r>
          </w:p>
        </w:tc>
      </w:tr>
      <w:tr w:rsidR="004A451D" w:rsidRPr="0062215F" w14:paraId="4F158458" w14:textId="77777777" w:rsidTr="004A451D">
        <w:tc>
          <w:tcPr>
            <w:tcW w:w="1980" w:type="dxa"/>
          </w:tcPr>
          <w:p w14:paraId="466DDE03" w14:textId="3298D7D7"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Bioperfectus</w:t>
            </w:r>
            <w:proofErr w:type="spellEnd"/>
            <w:r w:rsidRPr="00146D11">
              <w:rPr>
                <w:rFonts w:ascii="Calibri" w:hAnsi="Calibri" w:cs="Calibri"/>
                <w:color w:val="000000"/>
                <w:sz w:val="18"/>
                <w:szCs w:val="18"/>
                <w:lang w:val="en-US"/>
              </w:rPr>
              <w:t xml:space="preserve"> Crimean-Congo Hemorrhagic Fever Virus Real Time PCR Kit</w:t>
            </w:r>
          </w:p>
        </w:tc>
        <w:tc>
          <w:tcPr>
            <w:tcW w:w="3544" w:type="dxa"/>
          </w:tcPr>
          <w:p w14:paraId="7FEB02F6" w14:textId="2C9D345D" w:rsidR="004A451D" w:rsidRPr="00146D11" w:rsidRDefault="004A451D" w:rsidP="004A451D">
            <w:pPr>
              <w:rPr>
                <w:sz w:val="18"/>
                <w:szCs w:val="18"/>
                <w:lang w:val="en-US"/>
              </w:rPr>
            </w:pPr>
            <w:r w:rsidRPr="00146D11">
              <w:rPr>
                <w:rFonts w:ascii="Calibri" w:hAnsi="Calibri" w:cs="Calibri"/>
                <w:color w:val="000000"/>
                <w:sz w:val="18"/>
                <w:szCs w:val="18"/>
                <w:lang w:val="en-US"/>
              </w:rPr>
              <w:t>Qualitative detection of CCHFV RNA in human serum/plasma, based on real-time PCR technology.</w:t>
            </w:r>
          </w:p>
        </w:tc>
        <w:tc>
          <w:tcPr>
            <w:tcW w:w="3492" w:type="dxa"/>
          </w:tcPr>
          <w:p w14:paraId="75DD8A74" w14:textId="25EEA4C9" w:rsidR="004A451D" w:rsidRPr="00146D11" w:rsidRDefault="004A451D" w:rsidP="004A451D">
            <w:pPr>
              <w:rPr>
                <w:sz w:val="18"/>
                <w:szCs w:val="18"/>
                <w:lang w:val="en-US"/>
              </w:rPr>
            </w:pPr>
            <w:r w:rsidRPr="00146D11">
              <w:rPr>
                <w:rFonts w:ascii="Calibri" w:hAnsi="Calibri" w:cs="Calibri"/>
                <w:color w:val="000000"/>
                <w:sz w:val="18"/>
                <w:szCs w:val="18"/>
                <w:lang w:val="en-US"/>
              </w:rPr>
              <w:t>https://www.bioperfectus.com/crimean-congo-hemorrhagic-fever-virus-real-time-pcr-kit/</w:t>
            </w:r>
          </w:p>
        </w:tc>
      </w:tr>
      <w:tr w:rsidR="004A451D" w:rsidRPr="0062215F" w14:paraId="537112BE" w14:textId="77777777" w:rsidTr="004A451D">
        <w:tc>
          <w:tcPr>
            <w:tcW w:w="1980" w:type="dxa"/>
          </w:tcPr>
          <w:p w14:paraId="0782F5B8" w14:textId="4F34740F" w:rsidR="004A451D" w:rsidRPr="00146D11" w:rsidRDefault="004A451D" w:rsidP="004A451D">
            <w:pPr>
              <w:rPr>
                <w:sz w:val="18"/>
                <w:szCs w:val="18"/>
                <w:lang w:val="en-US"/>
              </w:rPr>
            </w:pPr>
            <w:proofErr w:type="spellStart"/>
            <w:r w:rsidRPr="00C805AC">
              <w:rPr>
                <w:rFonts w:ascii="Calibri" w:hAnsi="Calibri" w:cs="Calibri"/>
                <w:color w:val="000000"/>
                <w:sz w:val="18"/>
                <w:szCs w:val="18"/>
                <w:lang w:val="en-US"/>
              </w:rPr>
              <w:t>LightMix</w:t>
            </w:r>
            <w:proofErr w:type="spellEnd"/>
            <w:r w:rsidRPr="00C805AC">
              <w:rPr>
                <w:rFonts w:ascii="Calibri" w:hAnsi="Calibri" w:cs="Calibri"/>
                <w:color w:val="000000"/>
                <w:sz w:val="18"/>
                <w:szCs w:val="18"/>
                <w:lang w:val="en-US"/>
              </w:rPr>
              <w:t>\'ae Modular Crimean Congo Virus (Roche)</w:t>
            </w:r>
          </w:p>
        </w:tc>
        <w:tc>
          <w:tcPr>
            <w:tcW w:w="3544" w:type="dxa"/>
          </w:tcPr>
          <w:p w14:paraId="46194DD7" w14:textId="2A553067" w:rsidR="004A451D" w:rsidRPr="00146D11" w:rsidRDefault="004A451D" w:rsidP="004A451D">
            <w:pPr>
              <w:rPr>
                <w:sz w:val="18"/>
                <w:szCs w:val="18"/>
                <w:lang w:val="en-US"/>
              </w:rPr>
            </w:pPr>
            <w:r w:rsidRPr="00146D11">
              <w:rPr>
                <w:rFonts w:ascii="Calibri" w:hAnsi="Calibri" w:cs="Calibri"/>
                <w:color w:val="000000"/>
                <w:sz w:val="18"/>
                <w:szCs w:val="18"/>
                <w:lang w:val="en-US"/>
              </w:rPr>
              <w:t>RUO kit for 96 PCR reactions, detects 78 bp fragment in CCHFV nucleocapsid gene using RNA extracts.</w:t>
            </w:r>
          </w:p>
        </w:tc>
        <w:tc>
          <w:tcPr>
            <w:tcW w:w="3492" w:type="dxa"/>
          </w:tcPr>
          <w:p w14:paraId="53CBFB35" w14:textId="212EA7CD" w:rsidR="004A451D" w:rsidRPr="00146D11" w:rsidRDefault="004A451D" w:rsidP="004A451D">
            <w:pPr>
              <w:rPr>
                <w:sz w:val="18"/>
                <w:szCs w:val="18"/>
                <w:lang w:val="en-US"/>
              </w:rPr>
            </w:pPr>
            <w:r w:rsidRPr="00146D11">
              <w:rPr>
                <w:rFonts w:ascii="Calibri" w:hAnsi="Calibri" w:cs="Calibri"/>
                <w:color w:val="000000"/>
                <w:sz w:val="18"/>
                <w:szCs w:val="18"/>
                <w:lang w:val="en-US"/>
              </w:rPr>
              <w:t>https://diagnostics.roche.com/global/en/products/params/lightmix-modular-crimean-congo-virus-cchfv.html</w:t>
            </w:r>
          </w:p>
        </w:tc>
      </w:tr>
      <w:tr w:rsidR="004A451D" w:rsidRPr="0062215F" w14:paraId="47E4ECB1" w14:textId="77777777" w:rsidTr="004A451D">
        <w:tc>
          <w:tcPr>
            <w:tcW w:w="1980" w:type="dxa"/>
          </w:tcPr>
          <w:p w14:paraId="33E8F1D8" w14:textId="15E828C9"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NZYtech</w:t>
            </w:r>
            <w:proofErr w:type="spellEnd"/>
            <w:r w:rsidRPr="00146D11">
              <w:rPr>
                <w:rFonts w:ascii="Calibri" w:hAnsi="Calibri" w:cs="Calibri"/>
                <w:color w:val="000000"/>
                <w:sz w:val="18"/>
                <w:szCs w:val="18"/>
                <w:lang w:val="en-US"/>
              </w:rPr>
              <w:t xml:space="preserve"> Crimean Congo </w:t>
            </w:r>
            <w:proofErr w:type="spellStart"/>
            <w:r w:rsidRPr="00146D11">
              <w:rPr>
                <w:rFonts w:ascii="Calibri" w:hAnsi="Calibri" w:cs="Calibri"/>
                <w:color w:val="000000"/>
                <w:sz w:val="18"/>
                <w:szCs w:val="18"/>
                <w:lang w:val="en-US"/>
              </w:rPr>
              <w:t>Haemorragic</w:t>
            </w:r>
            <w:proofErr w:type="spellEnd"/>
            <w:r w:rsidRPr="00146D11">
              <w:rPr>
                <w:rFonts w:ascii="Calibri" w:hAnsi="Calibri" w:cs="Calibri"/>
                <w:color w:val="000000"/>
                <w:sz w:val="18"/>
                <w:szCs w:val="18"/>
                <w:lang w:val="en-US"/>
              </w:rPr>
              <w:t xml:space="preserve"> Fever virus RT-qPCR Kit</w:t>
            </w:r>
          </w:p>
        </w:tc>
        <w:tc>
          <w:tcPr>
            <w:tcW w:w="3544" w:type="dxa"/>
          </w:tcPr>
          <w:p w14:paraId="0A92B7C0" w14:textId="06715B2C" w:rsidR="004A451D" w:rsidRPr="00146D11" w:rsidRDefault="004A451D" w:rsidP="004A451D">
            <w:pPr>
              <w:rPr>
                <w:sz w:val="18"/>
                <w:szCs w:val="18"/>
                <w:lang w:val="en-US"/>
              </w:rPr>
            </w:pPr>
            <w:r w:rsidRPr="00146D11">
              <w:rPr>
                <w:rFonts w:ascii="Calibri" w:hAnsi="Calibri" w:cs="Calibri"/>
                <w:color w:val="000000"/>
                <w:sz w:val="18"/>
                <w:szCs w:val="18"/>
                <w:lang w:val="en-US"/>
              </w:rPr>
              <w:t>Duplex probe-based qPCR, for broad inclusivity, specific/exclusive detection of CCHFV genomes.</w:t>
            </w:r>
          </w:p>
        </w:tc>
        <w:tc>
          <w:tcPr>
            <w:tcW w:w="3492" w:type="dxa"/>
          </w:tcPr>
          <w:p w14:paraId="399FF0C8" w14:textId="45C36AA5" w:rsidR="004A451D" w:rsidRPr="00146D11" w:rsidRDefault="004A451D" w:rsidP="004A451D">
            <w:pPr>
              <w:rPr>
                <w:sz w:val="18"/>
                <w:szCs w:val="18"/>
                <w:lang w:val="en-US"/>
              </w:rPr>
            </w:pPr>
            <w:r w:rsidRPr="00146D11">
              <w:rPr>
                <w:rFonts w:ascii="Calibri" w:hAnsi="Calibri" w:cs="Calibri"/>
                <w:color w:val="000000"/>
                <w:sz w:val="18"/>
                <w:szCs w:val="18"/>
                <w:lang w:val="en-US"/>
              </w:rPr>
              <w:t>https://www.nzytech.com/en/products/detail/crimean-congo-haemorragic-fever-virus-rt-qpcr-kit</w:t>
            </w:r>
          </w:p>
        </w:tc>
      </w:tr>
      <w:tr w:rsidR="004A451D" w:rsidRPr="0062215F" w14:paraId="64D7A100" w14:textId="77777777" w:rsidTr="004A451D">
        <w:tc>
          <w:tcPr>
            <w:tcW w:w="1980" w:type="dxa"/>
          </w:tcPr>
          <w:p w14:paraId="34591972" w14:textId="18ECAF1A"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Bioeksen</w:t>
            </w:r>
            <w:proofErr w:type="spellEnd"/>
            <w:r w:rsidRPr="00146D11">
              <w:rPr>
                <w:rFonts w:ascii="Calibri" w:hAnsi="Calibri" w:cs="Calibri"/>
                <w:color w:val="000000"/>
                <w:sz w:val="18"/>
                <w:szCs w:val="18"/>
                <w:lang w:val="en-US"/>
              </w:rPr>
              <w:t xml:space="preserve"> Bio-Speedy CCHFV RT-qPCR Detection Kit</w:t>
            </w:r>
          </w:p>
        </w:tc>
        <w:tc>
          <w:tcPr>
            <w:tcW w:w="3544" w:type="dxa"/>
          </w:tcPr>
          <w:p w14:paraId="5931E768" w14:textId="2D7309E8" w:rsidR="004A451D" w:rsidRPr="00146D11" w:rsidRDefault="004A451D" w:rsidP="004A451D">
            <w:pPr>
              <w:rPr>
                <w:sz w:val="18"/>
                <w:szCs w:val="18"/>
                <w:lang w:val="en-US"/>
              </w:rPr>
            </w:pPr>
            <w:r w:rsidRPr="00146D11">
              <w:rPr>
                <w:rFonts w:ascii="Calibri" w:hAnsi="Calibri" w:cs="Calibri"/>
                <w:color w:val="000000"/>
                <w:sz w:val="18"/>
                <w:szCs w:val="18"/>
                <w:lang w:val="en-US"/>
              </w:rPr>
              <w:t>Qualitative detection from whole blood, serum, plasma samples; probe RT-qPCR format.</w:t>
            </w:r>
          </w:p>
        </w:tc>
        <w:tc>
          <w:tcPr>
            <w:tcW w:w="3492" w:type="dxa"/>
          </w:tcPr>
          <w:p w14:paraId="6A875513" w14:textId="314FDBC7" w:rsidR="004A451D" w:rsidRPr="00146D11" w:rsidRDefault="004A451D" w:rsidP="004A451D">
            <w:pPr>
              <w:rPr>
                <w:sz w:val="18"/>
                <w:szCs w:val="18"/>
                <w:lang w:val="en-US"/>
              </w:rPr>
            </w:pPr>
            <w:r w:rsidRPr="00146D11">
              <w:rPr>
                <w:rFonts w:ascii="Calibri" w:hAnsi="Calibri" w:cs="Calibri"/>
                <w:color w:val="000000"/>
                <w:sz w:val="18"/>
                <w:szCs w:val="18"/>
                <w:lang w:val="en-US"/>
              </w:rPr>
              <w:t>https://www.bioeksen.com/en/cchfv-rt-qpcr-detection-kit</w:t>
            </w:r>
          </w:p>
        </w:tc>
      </w:tr>
      <w:tr w:rsidR="004A451D" w:rsidRPr="0062215F" w14:paraId="6CBA4720" w14:textId="77777777" w:rsidTr="004A451D">
        <w:tc>
          <w:tcPr>
            <w:tcW w:w="1980" w:type="dxa"/>
          </w:tcPr>
          <w:p w14:paraId="3F487ACE" w14:textId="1A665A17"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Genetic PCR Solutions (GPS) CCHFV </w:t>
            </w:r>
            <w:proofErr w:type="spellStart"/>
            <w:r w:rsidRPr="00146D11">
              <w:rPr>
                <w:rFonts w:ascii="Calibri" w:hAnsi="Calibri" w:cs="Calibri"/>
                <w:color w:val="000000"/>
                <w:sz w:val="18"/>
                <w:szCs w:val="18"/>
                <w:lang w:val="en-US"/>
              </w:rPr>
              <w:t>dtec</w:t>
            </w:r>
            <w:proofErr w:type="spellEnd"/>
            <w:r w:rsidRPr="00146D11">
              <w:rPr>
                <w:rFonts w:ascii="Calibri" w:hAnsi="Calibri" w:cs="Calibri"/>
                <w:color w:val="000000"/>
                <w:sz w:val="18"/>
                <w:szCs w:val="18"/>
                <w:lang w:val="en-US"/>
              </w:rPr>
              <w:t>-RT-qPCR Kit</w:t>
            </w:r>
          </w:p>
        </w:tc>
        <w:tc>
          <w:tcPr>
            <w:tcW w:w="3544" w:type="dxa"/>
          </w:tcPr>
          <w:p w14:paraId="5A9C09B3" w14:textId="606839ED" w:rsidR="004A451D" w:rsidRPr="00146D11" w:rsidRDefault="004A451D" w:rsidP="004A451D">
            <w:pPr>
              <w:rPr>
                <w:sz w:val="18"/>
                <w:szCs w:val="18"/>
                <w:lang w:val="en-US"/>
              </w:rPr>
            </w:pPr>
            <w:r w:rsidRPr="00146D11">
              <w:rPr>
                <w:rFonts w:ascii="Calibri" w:hAnsi="Calibri" w:cs="Calibri"/>
                <w:color w:val="000000"/>
                <w:sz w:val="18"/>
                <w:szCs w:val="18"/>
                <w:lang w:val="en-US"/>
              </w:rPr>
              <w:t>Specific targeted reagents for CCHFV detection by qPCR; compatible with all qPCR devices.</w:t>
            </w:r>
          </w:p>
        </w:tc>
        <w:tc>
          <w:tcPr>
            <w:tcW w:w="3492" w:type="dxa"/>
          </w:tcPr>
          <w:p w14:paraId="2F2D0234" w14:textId="19832F56" w:rsidR="004A451D" w:rsidRPr="00146D11" w:rsidRDefault="004A451D" w:rsidP="004A451D">
            <w:pPr>
              <w:rPr>
                <w:sz w:val="18"/>
                <w:szCs w:val="18"/>
                <w:lang w:val="en-US"/>
              </w:rPr>
            </w:pPr>
            <w:r w:rsidRPr="00146D11">
              <w:rPr>
                <w:rFonts w:ascii="Calibri" w:hAnsi="Calibri" w:cs="Calibri"/>
                <w:color w:val="000000"/>
                <w:sz w:val="18"/>
                <w:szCs w:val="18"/>
                <w:lang w:val="en-US"/>
              </w:rPr>
              <w:t>https://www.geneticpcr.com/product/cchfv-rt-qpcr-kit/</w:t>
            </w:r>
          </w:p>
        </w:tc>
      </w:tr>
      <w:tr w:rsidR="004A451D" w:rsidRPr="0062215F" w14:paraId="63D64B05" w14:textId="77777777" w:rsidTr="004A451D">
        <w:tc>
          <w:tcPr>
            <w:tcW w:w="1980" w:type="dxa"/>
          </w:tcPr>
          <w:p w14:paraId="41478658" w14:textId="1987CA8B"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Biopremier</w:t>
            </w:r>
            <w:proofErr w:type="spellEnd"/>
            <w:r w:rsidRPr="00146D11">
              <w:rPr>
                <w:rFonts w:ascii="Calibri" w:hAnsi="Calibri" w:cs="Calibri"/>
                <w:color w:val="000000"/>
                <w:sz w:val="18"/>
                <w:szCs w:val="18"/>
                <w:lang w:val="en-US"/>
              </w:rPr>
              <w:t xml:space="preserve"> Real Time PCR Detection Kit </w:t>
            </w:r>
            <w:proofErr w:type="spellStart"/>
            <w:r w:rsidRPr="00146D11">
              <w:rPr>
                <w:rFonts w:ascii="Calibri" w:hAnsi="Calibri" w:cs="Calibri"/>
                <w:color w:val="000000"/>
                <w:sz w:val="18"/>
                <w:szCs w:val="18"/>
                <w:lang w:val="en-US"/>
              </w:rPr>
              <w:t>CrimeanCongo</w:t>
            </w:r>
            <w:proofErr w:type="spellEnd"/>
          </w:p>
        </w:tc>
        <w:tc>
          <w:tcPr>
            <w:tcW w:w="3544" w:type="dxa"/>
          </w:tcPr>
          <w:p w14:paraId="6FF9B136" w14:textId="36085FE0"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Singleplex</w:t>
            </w:r>
            <w:proofErr w:type="spellEnd"/>
            <w:r w:rsidRPr="00146D11">
              <w:rPr>
                <w:rFonts w:ascii="Calibri" w:hAnsi="Calibri" w:cs="Calibri"/>
                <w:color w:val="000000"/>
                <w:sz w:val="18"/>
                <w:szCs w:val="18"/>
                <w:lang w:val="en-US"/>
              </w:rPr>
              <w:t xml:space="preserve"> qPCR kit, primers and probes for detection of CCHFV; includes internal controls.</w:t>
            </w:r>
          </w:p>
        </w:tc>
        <w:tc>
          <w:tcPr>
            <w:tcW w:w="3492" w:type="dxa"/>
          </w:tcPr>
          <w:p w14:paraId="59105D40" w14:textId="7A52D722" w:rsidR="004A451D" w:rsidRPr="00146D11" w:rsidRDefault="004A451D" w:rsidP="004A451D">
            <w:pPr>
              <w:rPr>
                <w:sz w:val="18"/>
                <w:szCs w:val="18"/>
                <w:lang w:val="en-US"/>
              </w:rPr>
            </w:pPr>
            <w:r w:rsidRPr="00146D11">
              <w:rPr>
                <w:rFonts w:ascii="Calibri" w:hAnsi="Calibri" w:cs="Calibri"/>
                <w:color w:val="000000"/>
                <w:sz w:val="18"/>
                <w:szCs w:val="18"/>
                <w:lang w:val="en-US"/>
              </w:rPr>
              <w:t>https://biopremier.com/product/real-time-pcr-detection-kit-crimean-congo-haemorrhagic-fever-virus/</w:t>
            </w:r>
          </w:p>
        </w:tc>
      </w:tr>
      <w:tr w:rsidR="004A451D" w:rsidRPr="0062215F" w14:paraId="23F71DDF" w14:textId="77777777" w:rsidTr="004A451D">
        <w:tc>
          <w:tcPr>
            <w:tcW w:w="1980" w:type="dxa"/>
          </w:tcPr>
          <w:p w14:paraId="2F08F8CD" w14:textId="60D8931A" w:rsidR="004A451D" w:rsidRPr="00C805AC" w:rsidRDefault="004A451D" w:rsidP="004A451D">
            <w:pPr>
              <w:rPr>
                <w:sz w:val="18"/>
                <w:szCs w:val="18"/>
                <w:lang w:val="it-IT"/>
              </w:rPr>
            </w:pPr>
            <w:r w:rsidRPr="00C805AC">
              <w:rPr>
                <w:rFonts w:ascii="Calibri" w:hAnsi="Calibri" w:cs="Calibri"/>
                <w:color w:val="000000"/>
                <w:sz w:val="18"/>
                <w:szCs w:val="18"/>
                <w:lang w:val="it-IT"/>
              </w:rPr>
              <w:t>Altona Diagnostics RealStar CCHFV RT-PCR Kit 1.0</w:t>
            </w:r>
          </w:p>
        </w:tc>
        <w:tc>
          <w:tcPr>
            <w:tcW w:w="3544" w:type="dxa"/>
          </w:tcPr>
          <w:p w14:paraId="063D9F3A" w14:textId="3C21CABC" w:rsidR="004A451D" w:rsidRPr="00146D11" w:rsidRDefault="004A451D" w:rsidP="004A451D">
            <w:pPr>
              <w:rPr>
                <w:sz w:val="18"/>
                <w:szCs w:val="18"/>
                <w:lang w:val="en-US"/>
              </w:rPr>
            </w:pPr>
            <w:r w:rsidRPr="00146D11">
              <w:rPr>
                <w:rFonts w:ascii="Calibri" w:hAnsi="Calibri" w:cs="Calibri"/>
                <w:color w:val="000000"/>
                <w:sz w:val="18"/>
                <w:szCs w:val="18"/>
                <w:lang w:val="en-US"/>
              </w:rPr>
              <w:t>In vitro diagnostic kit, real-time PCR, includes heterologous internal control for CCHFV RNA detection.</w:t>
            </w:r>
          </w:p>
        </w:tc>
        <w:tc>
          <w:tcPr>
            <w:tcW w:w="3492" w:type="dxa"/>
          </w:tcPr>
          <w:p w14:paraId="051223E1" w14:textId="776B5C38" w:rsidR="004A451D" w:rsidRPr="00146D11" w:rsidRDefault="004A451D" w:rsidP="004A451D">
            <w:pPr>
              <w:rPr>
                <w:sz w:val="18"/>
                <w:szCs w:val="18"/>
                <w:lang w:val="en-US"/>
              </w:rPr>
            </w:pPr>
            <w:r w:rsidRPr="00146D11">
              <w:rPr>
                <w:rFonts w:ascii="Calibri" w:hAnsi="Calibri" w:cs="Calibri"/>
                <w:color w:val="000000"/>
                <w:sz w:val="18"/>
                <w:szCs w:val="18"/>
                <w:lang w:val="en-US"/>
              </w:rPr>
              <w:t>https://www.altona-diagnostics.com/en/products/realstar/realstar-cchfv-rt-pcr-kit-1-0.html</w:t>
            </w:r>
          </w:p>
        </w:tc>
      </w:tr>
      <w:tr w:rsidR="004A451D" w:rsidRPr="0062215F" w14:paraId="75CA9332" w14:textId="77777777" w:rsidTr="004A451D">
        <w:tc>
          <w:tcPr>
            <w:tcW w:w="1980" w:type="dxa"/>
          </w:tcPr>
          <w:p w14:paraId="5A41B127" w14:textId="6CBDCCF2"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genesig</w:t>
            </w:r>
            <w:proofErr w:type="spellEnd"/>
            <w:r w:rsidRPr="00146D11">
              <w:rPr>
                <w:rFonts w:ascii="Calibri" w:hAnsi="Calibri" w:cs="Calibri"/>
                <w:color w:val="000000"/>
                <w:sz w:val="18"/>
                <w:szCs w:val="18"/>
                <w:lang w:val="en-US"/>
              </w:rPr>
              <w:t xml:space="preserve"> Standard Real-Time PCR Detection Kit for CCHFV</w:t>
            </w:r>
          </w:p>
        </w:tc>
        <w:tc>
          <w:tcPr>
            <w:tcW w:w="3544" w:type="dxa"/>
          </w:tcPr>
          <w:p w14:paraId="25360767" w14:textId="486C62D0" w:rsidR="004A451D" w:rsidRPr="00146D11" w:rsidRDefault="004A451D" w:rsidP="004A451D">
            <w:pPr>
              <w:rPr>
                <w:sz w:val="18"/>
                <w:szCs w:val="18"/>
                <w:lang w:val="en-US"/>
              </w:rPr>
            </w:pPr>
            <w:r w:rsidRPr="00146D11">
              <w:rPr>
                <w:rFonts w:ascii="Calibri" w:hAnsi="Calibri" w:cs="Calibri"/>
                <w:color w:val="000000"/>
                <w:sz w:val="18"/>
                <w:szCs w:val="18"/>
                <w:lang w:val="en-US"/>
              </w:rPr>
              <w:t>Up to 150 tests per kit, standard real-time PCR for CCHFV with simple workflow.</w:t>
            </w:r>
          </w:p>
        </w:tc>
        <w:tc>
          <w:tcPr>
            <w:tcW w:w="3492" w:type="dxa"/>
          </w:tcPr>
          <w:p w14:paraId="24C6B2EA" w14:textId="0117ABFE" w:rsidR="004A451D" w:rsidRPr="00146D11" w:rsidRDefault="004A451D" w:rsidP="004A451D">
            <w:pPr>
              <w:rPr>
                <w:sz w:val="18"/>
                <w:szCs w:val="18"/>
                <w:lang w:val="en-US"/>
              </w:rPr>
            </w:pPr>
            <w:r w:rsidRPr="00146D11">
              <w:rPr>
                <w:rFonts w:ascii="Calibri" w:hAnsi="Calibri" w:cs="Calibri"/>
                <w:color w:val="000000"/>
                <w:sz w:val="18"/>
                <w:szCs w:val="18"/>
                <w:lang w:val="en-US"/>
              </w:rPr>
              <w:t>https://www.scientificlabs.co.uk/product/CCHFV</w:t>
            </w:r>
          </w:p>
        </w:tc>
      </w:tr>
      <w:tr w:rsidR="004A451D" w:rsidRPr="0062215F" w14:paraId="1A6B809D" w14:textId="77777777" w:rsidTr="004A451D">
        <w:tc>
          <w:tcPr>
            <w:tcW w:w="1980" w:type="dxa"/>
          </w:tcPr>
          <w:p w14:paraId="777DDD59" w14:textId="042DEE5E"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Biofargo</w:t>
            </w:r>
            <w:proofErr w:type="spellEnd"/>
            <w:r w:rsidRPr="00146D11">
              <w:rPr>
                <w:rFonts w:ascii="Calibri" w:hAnsi="Calibri" w:cs="Calibri"/>
                <w:color w:val="000000"/>
                <w:sz w:val="18"/>
                <w:szCs w:val="18"/>
                <w:lang w:val="en-US"/>
              </w:rPr>
              <w:t xml:space="preserve"> CCHFV Probe </w:t>
            </w:r>
            <w:proofErr w:type="spellStart"/>
            <w:r w:rsidRPr="00146D11">
              <w:rPr>
                <w:rFonts w:ascii="Calibri" w:hAnsi="Calibri" w:cs="Calibri"/>
                <w:color w:val="000000"/>
                <w:sz w:val="18"/>
                <w:szCs w:val="18"/>
                <w:lang w:val="en-US"/>
              </w:rPr>
              <w:t>qRT</w:t>
            </w:r>
            <w:proofErr w:type="spellEnd"/>
            <w:r w:rsidRPr="00146D11">
              <w:rPr>
                <w:rFonts w:ascii="Calibri" w:hAnsi="Calibri" w:cs="Calibri"/>
                <w:color w:val="000000"/>
                <w:sz w:val="18"/>
                <w:szCs w:val="18"/>
                <w:lang w:val="en-US"/>
              </w:rPr>
              <w:t>-PCR Kit</w:t>
            </w:r>
          </w:p>
        </w:tc>
        <w:tc>
          <w:tcPr>
            <w:tcW w:w="3544" w:type="dxa"/>
          </w:tcPr>
          <w:p w14:paraId="32A186A9" w14:textId="711E3D60" w:rsidR="004A451D" w:rsidRPr="00146D11" w:rsidRDefault="004A451D" w:rsidP="004A451D">
            <w:pPr>
              <w:rPr>
                <w:sz w:val="18"/>
                <w:szCs w:val="18"/>
                <w:lang w:val="en-US"/>
              </w:rPr>
            </w:pPr>
            <w:r w:rsidRPr="00146D11">
              <w:rPr>
                <w:rFonts w:ascii="Calibri" w:hAnsi="Calibri" w:cs="Calibri"/>
                <w:color w:val="000000"/>
                <w:sz w:val="18"/>
                <w:szCs w:val="18"/>
                <w:lang w:val="en-US"/>
              </w:rPr>
              <w:t>Probe-based quantitative RT-PCR kit for sensitive and specific viral RNA quantification.</w:t>
            </w:r>
          </w:p>
        </w:tc>
        <w:tc>
          <w:tcPr>
            <w:tcW w:w="3492" w:type="dxa"/>
          </w:tcPr>
          <w:p w14:paraId="79B7C773" w14:textId="30257E2E" w:rsidR="004A451D" w:rsidRPr="00146D11" w:rsidRDefault="004A451D" w:rsidP="004A451D">
            <w:pPr>
              <w:rPr>
                <w:sz w:val="18"/>
                <w:szCs w:val="18"/>
                <w:lang w:val="en-US"/>
              </w:rPr>
            </w:pPr>
            <w:r w:rsidRPr="00146D11">
              <w:rPr>
                <w:rFonts w:ascii="Calibri" w:hAnsi="Calibri" w:cs="Calibri"/>
                <w:color w:val="000000"/>
                <w:sz w:val="18"/>
                <w:szCs w:val="18"/>
                <w:lang w:val="en-US"/>
              </w:rPr>
              <w:t>https://www.biofargo.com/product/cchfv-probe-qrt-pcr-kit/</w:t>
            </w:r>
          </w:p>
        </w:tc>
      </w:tr>
      <w:tr w:rsidR="004A451D" w:rsidRPr="0062215F" w14:paraId="26E4FC54" w14:textId="77777777" w:rsidTr="004A451D">
        <w:tc>
          <w:tcPr>
            <w:tcW w:w="1980" w:type="dxa"/>
          </w:tcPr>
          <w:p w14:paraId="2931C7DA" w14:textId="296674F7"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Creative </w:t>
            </w:r>
            <w:proofErr w:type="spellStart"/>
            <w:r w:rsidRPr="00146D11">
              <w:rPr>
                <w:rFonts w:ascii="Calibri" w:hAnsi="Calibri" w:cs="Calibri"/>
                <w:color w:val="000000"/>
                <w:sz w:val="18"/>
                <w:szCs w:val="18"/>
                <w:lang w:val="en-US"/>
              </w:rPr>
              <w:t>Biogene</w:t>
            </w:r>
            <w:proofErr w:type="spellEnd"/>
            <w:r w:rsidRPr="00146D11">
              <w:rPr>
                <w:rFonts w:ascii="Calibri" w:hAnsi="Calibri" w:cs="Calibri"/>
                <w:color w:val="000000"/>
                <w:sz w:val="18"/>
                <w:szCs w:val="18"/>
                <w:lang w:val="en-US"/>
              </w:rPr>
              <w:t xml:space="preserve"> Crimean-Congo Hemorrhagic Fever Virus Real Time RT-PCR Kit</w:t>
            </w:r>
          </w:p>
        </w:tc>
        <w:tc>
          <w:tcPr>
            <w:tcW w:w="3544" w:type="dxa"/>
          </w:tcPr>
          <w:p w14:paraId="75CCAE3D" w14:textId="5AA201CB"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Real-time RT-PCR kit for qualitative detection of CCHFV RNA, supplied by Creative </w:t>
            </w:r>
            <w:proofErr w:type="spellStart"/>
            <w:r w:rsidRPr="00146D11">
              <w:rPr>
                <w:rFonts w:ascii="Calibri" w:hAnsi="Calibri" w:cs="Calibri"/>
                <w:color w:val="000000"/>
                <w:sz w:val="18"/>
                <w:szCs w:val="18"/>
                <w:lang w:val="en-US"/>
              </w:rPr>
              <w:t>Biogene</w:t>
            </w:r>
            <w:proofErr w:type="spellEnd"/>
            <w:r w:rsidRPr="00146D11">
              <w:rPr>
                <w:rFonts w:ascii="Calibri" w:hAnsi="Calibri" w:cs="Calibri"/>
                <w:color w:val="000000"/>
                <w:sz w:val="18"/>
                <w:szCs w:val="18"/>
                <w:lang w:val="en-US"/>
              </w:rPr>
              <w:t>.</w:t>
            </w:r>
          </w:p>
        </w:tc>
        <w:tc>
          <w:tcPr>
            <w:tcW w:w="3492" w:type="dxa"/>
          </w:tcPr>
          <w:p w14:paraId="48455544" w14:textId="142BAF53" w:rsidR="004A451D" w:rsidRPr="00146D11" w:rsidRDefault="004A451D" w:rsidP="004A451D">
            <w:pPr>
              <w:rPr>
                <w:sz w:val="18"/>
                <w:szCs w:val="18"/>
                <w:lang w:val="en-US"/>
              </w:rPr>
            </w:pPr>
            <w:r w:rsidRPr="00146D11">
              <w:rPr>
                <w:rFonts w:ascii="Calibri" w:hAnsi="Calibri" w:cs="Calibri"/>
                <w:color w:val="000000"/>
                <w:sz w:val="18"/>
                <w:szCs w:val="18"/>
                <w:lang w:val="en-US"/>
              </w:rPr>
              <w:t>https://www.creative-biogene.com/crimean-congo-hemorrhagic-fever-virus-real-time-rt-pcr-kit-6110.html</w:t>
            </w:r>
          </w:p>
        </w:tc>
      </w:tr>
    </w:tbl>
    <w:p w14:paraId="128EE20C" w14:textId="77777777" w:rsidR="004A451D" w:rsidRDefault="004A451D" w:rsidP="005F25BE">
      <w:pPr>
        <w:rPr>
          <w:lang w:val="en-US"/>
        </w:rPr>
      </w:pPr>
    </w:p>
    <w:p w14:paraId="0F32BF4D" w14:textId="63AE8C3A" w:rsidR="006E2B94" w:rsidRDefault="006E2B94" w:rsidP="006E2B94">
      <w:pPr>
        <w:pStyle w:val="Heading2"/>
        <w:rPr>
          <w:lang w:val="en-US"/>
        </w:rPr>
      </w:pPr>
      <w:bookmarkStart w:id="18" w:name="_Toc214454864"/>
      <w:r>
        <w:rPr>
          <w:lang w:val="en-US"/>
        </w:rPr>
        <w:t xml:space="preserve">Where to find reference </w:t>
      </w:r>
      <w:commentRangeStart w:id="19"/>
      <w:commentRangeStart w:id="20"/>
      <w:commentRangeStart w:id="21"/>
      <w:commentRangeStart w:id="22"/>
      <w:r>
        <w:rPr>
          <w:lang w:val="en-US"/>
        </w:rPr>
        <w:t>material</w:t>
      </w:r>
      <w:commentRangeEnd w:id="19"/>
      <w:r w:rsidR="008560FA">
        <w:rPr>
          <w:rStyle w:val="CommentReference"/>
          <w:rFonts w:ascii="Verdana" w:eastAsiaTheme="minorHAnsi" w:hAnsi="Verdana" w:cstheme="minorBidi"/>
          <w:color w:val="auto"/>
        </w:rPr>
        <w:commentReference w:id="19"/>
      </w:r>
      <w:commentRangeEnd w:id="20"/>
      <w:r w:rsidR="00315A5E">
        <w:rPr>
          <w:rStyle w:val="CommentReference"/>
          <w:rFonts w:ascii="Verdana" w:eastAsiaTheme="minorHAnsi" w:hAnsi="Verdana" w:cstheme="minorBidi"/>
          <w:color w:val="auto"/>
        </w:rPr>
        <w:commentReference w:id="20"/>
      </w:r>
      <w:commentRangeEnd w:id="21"/>
      <w:r w:rsidR="008C19CB">
        <w:rPr>
          <w:rStyle w:val="CommentReference"/>
          <w:rFonts w:ascii="Verdana" w:eastAsiaTheme="minorHAnsi" w:hAnsi="Verdana" w:cstheme="minorBidi"/>
          <w:color w:val="auto"/>
        </w:rPr>
        <w:commentReference w:id="21"/>
      </w:r>
      <w:commentRangeEnd w:id="22"/>
      <w:r w:rsidR="008C19CB">
        <w:rPr>
          <w:rStyle w:val="CommentReference"/>
          <w:rFonts w:ascii="Verdana" w:eastAsiaTheme="minorHAnsi" w:hAnsi="Verdana" w:cstheme="minorBidi"/>
          <w:color w:val="auto"/>
        </w:rPr>
        <w:commentReference w:id="22"/>
      </w:r>
      <w:r>
        <w:rPr>
          <w:lang w:val="en-US"/>
        </w:rPr>
        <w:t>?</w:t>
      </w:r>
      <w:bookmarkEnd w:id="18"/>
      <w:r>
        <w:rPr>
          <w:lang w:val="en-US"/>
        </w:rPr>
        <w:t xml:space="preserve"> </w:t>
      </w:r>
    </w:p>
    <w:p w14:paraId="06CC55D0" w14:textId="769D6E96" w:rsidR="00E23009" w:rsidRPr="00E23009" w:rsidRDefault="00E23009" w:rsidP="005F25BE">
      <w:pPr>
        <w:rPr>
          <w:lang w:val="en-US"/>
        </w:rPr>
      </w:pPr>
      <w:r w:rsidRPr="00E23009">
        <w:rPr>
          <w:lang w:val="en-US"/>
        </w:rPr>
        <w:t>Use</w:t>
      </w:r>
      <w:r>
        <w:rPr>
          <w:lang w:val="en-US"/>
        </w:rPr>
        <w:t xml:space="preserve"> preferably deactivated virus instead of clean Nucleic Acid constructs such as plasmids or cDNA. A positive control has to simulate NA extraction from real-virus particles. For example if during extraction proteinase-K was not added, this would be visible in the positive virus control, in contrast when using clean cDNA. </w:t>
      </w:r>
    </w:p>
    <w:p w14:paraId="1E44DD5A" w14:textId="48A40E25" w:rsidR="00D60E9C" w:rsidRPr="008560FA" w:rsidRDefault="00D60E9C" w:rsidP="00D60E9C">
      <w:pPr>
        <w:rPr>
          <w:lang w:val="en-US"/>
        </w:rPr>
      </w:pPr>
      <w:r w:rsidRPr="00E23009">
        <w:rPr>
          <w:lang w:val="en-US"/>
        </w:rPr>
        <w:lastRenderedPageBreak/>
        <w:t>Handling any infectious CCHF material requires BSL-3/4 precautions; most suppliers only offer non-infectious, synthetic, or recombinant standards suitable for validation without special containment</w:t>
      </w:r>
      <w:r>
        <w:rPr>
          <w:lang w:val="en-US"/>
        </w:rPr>
        <w:t xml:space="preserve">. </w:t>
      </w:r>
    </w:p>
    <w:p w14:paraId="0D26A2EC" w14:textId="77777777" w:rsidR="00D60E9C" w:rsidRDefault="00D60E9C" w:rsidP="005F25BE">
      <w:pPr>
        <w:rPr>
          <w:lang w:val="en-US"/>
        </w:rPr>
      </w:pPr>
    </w:p>
    <w:p w14:paraId="1D8B4AC3" w14:textId="3B642D32" w:rsidR="00E23009" w:rsidRPr="00E23009" w:rsidRDefault="00E23009" w:rsidP="005F25BE">
      <w:pPr>
        <w:rPr>
          <w:lang w:val="en-US"/>
        </w:rPr>
      </w:pPr>
      <w:r w:rsidRPr="00E23009">
        <w:rPr>
          <w:lang w:val="en-US"/>
        </w:rPr>
        <w:t>Commercial kits as described abo</w:t>
      </w:r>
      <w:r>
        <w:rPr>
          <w:lang w:val="en-US"/>
        </w:rPr>
        <w:t xml:space="preserve">ve contain well defined positive controls. </w:t>
      </w:r>
    </w:p>
    <w:p w14:paraId="705DAAF7" w14:textId="77777777" w:rsidR="00E23009" w:rsidRPr="00E23009" w:rsidRDefault="00E23009" w:rsidP="005F25BE">
      <w:pPr>
        <w:rPr>
          <w:lang w:val="en-US"/>
        </w:rPr>
      </w:pPr>
    </w:p>
    <w:p w14:paraId="3B8D574E" w14:textId="44C6CE52" w:rsidR="006E2B94" w:rsidRDefault="006E2B94" w:rsidP="005F25BE">
      <w:pPr>
        <w:rPr>
          <w:lang w:val="en-US"/>
        </w:rPr>
      </w:pPr>
      <w:r w:rsidRPr="006E2B94">
        <w:rPr>
          <w:lang w:val="en-US"/>
        </w:rPr>
        <w:t xml:space="preserve">Ask other </w:t>
      </w:r>
      <w:r>
        <w:rPr>
          <w:lang w:val="en-US"/>
        </w:rPr>
        <w:t>laboratories</w:t>
      </w:r>
      <w:r w:rsidR="00D60E9C">
        <w:rPr>
          <w:lang w:val="en-US"/>
        </w:rPr>
        <w:t>, reference labs,</w:t>
      </w:r>
      <w:r w:rsidRPr="006E2B94">
        <w:rPr>
          <w:lang w:val="en-US"/>
        </w:rPr>
        <w:t xml:space="preserve"> together with their </w:t>
      </w:r>
      <w:r>
        <w:rPr>
          <w:lang w:val="en-US"/>
        </w:rPr>
        <w:t xml:space="preserve">results. Check which platform and extraction method they are using. </w:t>
      </w:r>
    </w:p>
    <w:p w14:paraId="26F9C369" w14:textId="5D9A7E01" w:rsidR="00D60E9C" w:rsidRPr="006E2B94" w:rsidRDefault="00D60E9C" w:rsidP="005F25BE">
      <w:pPr>
        <w:rPr>
          <w:lang w:val="en-US"/>
        </w:rPr>
      </w:pPr>
      <w:r>
        <w:rPr>
          <w:lang w:val="en-US"/>
        </w:rPr>
        <w:t xml:space="preserve">Use positive samples from a proficiency testing panel. </w:t>
      </w:r>
    </w:p>
    <w:p w14:paraId="763386A6" w14:textId="77777777" w:rsidR="006E2B94" w:rsidRDefault="006E2B94" w:rsidP="005F25BE">
      <w:pPr>
        <w:rPr>
          <w:lang w:val="en-US"/>
        </w:rPr>
      </w:pPr>
    </w:p>
    <w:p w14:paraId="0D03B1BA" w14:textId="77777777" w:rsidR="006E2B94" w:rsidRDefault="006E2B94" w:rsidP="006E2B94">
      <w:pPr>
        <w:pStyle w:val="Heading1"/>
        <w:rPr>
          <w:lang w:val="en-US"/>
        </w:rPr>
      </w:pPr>
      <w:bookmarkStart w:id="23" w:name="_Toc214454865"/>
      <w:r w:rsidRPr="008C4529">
        <w:rPr>
          <w:lang w:val="en-US"/>
        </w:rPr>
        <w:t>The Post-Analytical Phase</w:t>
      </w:r>
      <w:bookmarkEnd w:id="23"/>
      <w:r w:rsidRPr="008C4529">
        <w:rPr>
          <w:lang w:val="en-US"/>
        </w:rPr>
        <w:t xml:space="preserve"> </w:t>
      </w:r>
    </w:p>
    <w:p w14:paraId="61C5ED9C" w14:textId="3F9904BD" w:rsidR="006E2B94" w:rsidRDefault="006E2B94" w:rsidP="009266D2">
      <w:pPr>
        <w:pStyle w:val="Heading2"/>
        <w:rPr>
          <w:lang w:val="en-US"/>
        </w:rPr>
      </w:pPr>
      <w:bookmarkStart w:id="24" w:name="_Toc214454866"/>
      <w:r w:rsidRPr="008C4529">
        <w:rPr>
          <w:lang w:val="en-US"/>
        </w:rPr>
        <w:t>Interpreting the Run</w:t>
      </w:r>
      <w:bookmarkEnd w:id="24"/>
    </w:p>
    <w:p w14:paraId="01395D9F" w14:textId="77777777" w:rsidR="006E2B94" w:rsidRPr="008C4529" w:rsidRDefault="006E2B94" w:rsidP="006E2B94">
      <w:pPr>
        <w:rPr>
          <w:lang w:val="en-US"/>
        </w:rPr>
      </w:pPr>
      <w:r w:rsidRPr="008C4529">
        <w:rPr>
          <w:lang w:val="en-US"/>
        </w:rPr>
        <w:t>Results</w:t>
      </w:r>
      <w:r w:rsidRPr="008560FA">
        <w:rPr>
          <w:lang w:val="en-US"/>
        </w:rPr>
        <w:t xml:space="preserve"> must be </w:t>
      </w:r>
      <w:r w:rsidRPr="008C4529">
        <w:rPr>
          <w:lang w:val="en-US"/>
        </w:rPr>
        <w:t xml:space="preserve">reported </w:t>
      </w:r>
      <w:r w:rsidRPr="000005CA">
        <w:rPr>
          <w:lang w:val="en-US"/>
        </w:rPr>
        <w:t>accurate</w:t>
      </w:r>
      <w:r w:rsidRPr="008560FA">
        <w:rPr>
          <w:lang w:val="en-US"/>
        </w:rPr>
        <w:t>, clear, and provide the necessary context for the ordering physician.</w:t>
      </w:r>
      <w:r w:rsidRPr="008C4529">
        <w:rPr>
          <w:lang w:val="en-US"/>
        </w:rPr>
        <w:t xml:space="preserve"> </w:t>
      </w:r>
    </w:p>
    <w:p w14:paraId="10C94CCB" w14:textId="77777777" w:rsidR="006E2B94" w:rsidRDefault="006E2B94" w:rsidP="006E2B94">
      <w:pPr>
        <w:rPr>
          <w:lang w:val="en-US"/>
        </w:rPr>
      </w:pPr>
      <w:r w:rsidRPr="008560FA">
        <w:rPr>
          <w:b/>
          <w:bCs/>
          <w:lang w:val="en-US"/>
        </w:rPr>
        <w:t>Qualitative Reports:</w:t>
      </w:r>
      <w:r w:rsidRPr="008C4529">
        <w:rPr>
          <w:lang w:val="en-US"/>
        </w:rPr>
        <w:t xml:space="preserve"> </w:t>
      </w:r>
      <w:r w:rsidRPr="008560FA">
        <w:rPr>
          <w:lang w:val="en-US"/>
        </w:rPr>
        <w:t xml:space="preserve">These provide a simple "Positive/Detected" or "Negative/Not Detected" answer. </w:t>
      </w:r>
      <w:r w:rsidRPr="0002410C">
        <w:rPr>
          <w:lang w:val="en-US"/>
        </w:rPr>
        <w:t>A Ct</w:t>
      </w:r>
      <w:r>
        <w:rPr>
          <w:lang w:val="en-US"/>
        </w:rPr>
        <w:t xml:space="preserve">-value often doesn’t mean much to a physician. </w:t>
      </w:r>
    </w:p>
    <w:p w14:paraId="1593CBC9" w14:textId="77777777" w:rsidR="006E2B94" w:rsidRPr="008C4529" w:rsidRDefault="006E2B94" w:rsidP="006E2B94">
      <w:pPr>
        <w:rPr>
          <w:lang w:val="en-US"/>
        </w:rPr>
      </w:pPr>
      <w:r w:rsidRPr="008560FA">
        <w:rPr>
          <w:lang w:val="en-US"/>
        </w:rPr>
        <w:t>To help physicians interpret a negative result, the report must always include the test's</w:t>
      </w:r>
      <w:r w:rsidRPr="0002410C">
        <w:rPr>
          <w:lang w:val="en-US"/>
        </w:rPr>
        <w:t xml:space="preserve"> </w:t>
      </w:r>
      <w:r w:rsidRPr="008560FA">
        <w:rPr>
          <w:b/>
          <w:bCs/>
          <w:lang w:val="en-US"/>
        </w:rPr>
        <w:t>Limit of Detection (LOD)</w:t>
      </w:r>
      <w:r w:rsidRPr="008560FA">
        <w:rPr>
          <w:lang w:val="en-US"/>
        </w:rPr>
        <w:t>—the smallest amount of the target the test can reliably detect.</w:t>
      </w:r>
      <w:r w:rsidRPr="0002410C">
        <w:rPr>
          <w:lang w:val="en-US"/>
        </w:rPr>
        <w:t xml:space="preserve"> </w:t>
      </w:r>
      <w:r>
        <w:rPr>
          <w:lang w:val="en-US"/>
        </w:rPr>
        <w:t xml:space="preserve">LOD of CCHF detection kits? </w:t>
      </w:r>
    </w:p>
    <w:p w14:paraId="717DC503" w14:textId="77777777" w:rsidR="006F2082" w:rsidRDefault="006E2B94" w:rsidP="006E2B94">
      <w:pPr>
        <w:rPr>
          <w:lang w:val="en-US"/>
        </w:rPr>
      </w:pPr>
      <w:r w:rsidRPr="008560FA">
        <w:rPr>
          <w:b/>
          <w:bCs/>
          <w:lang w:val="en-US"/>
        </w:rPr>
        <w:t>Quantitative Reports:</w:t>
      </w:r>
      <w:r w:rsidRPr="0002410C">
        <w:rPr>
          <w:lang w:val="en-US"/>
        </w:rPr>
        <w:t xml:space="preserve"> </w:t>
      </w:r>
      <w:r w:rsidRPr="008560FA">
        <w:rPr>
          <w:lang w:val="en-US"/>
        </w:rPr>
        <w:t>These provide a numerical value, such as a viral load (e.g., 50,000 copies/mL). These reports must state the test's</w:t>
      </w:r>
      <w:r w:rsidRPr="006E2B94">
        <w:rPr>
          <w:lang w:val="en-US"/>
        </w:rPr>
        <w:t xml:space="preserve"> </w:t>
      </w:r>
      <w:r w:rsidRPr="008560FA">
        <w:rPr>
          <w:b/>
          <w:bCs/>
          <w:lang w:val="en-US"/>
        </w:rPr>
        <w:t>analytic measuring range</w:t>
      </w:r>
      <w:r w:rsidRPr="008560FA">
        <w:rPr>
          <w:lang w:val="en-US"/>
        </w:rPr>
        <w:t xml:space="preserve">. A result can be reported as </w:t>
      </w:r>
    </w:p>
    <w:p w14:paraId="560515E2" w14:textId="77777777" w:rsidR="006F2082" w:rsidRDefault="006E2B94" w:rsidP="006F2082">
      <w:pPr>
        <w:pStyle w:val="ListParagraph"/>
        <w:numPr>
          <w:ilvl w:val="0"/>
          <w:numId w:val="30"/>
        </w:numPr>
        <w:rPr>
          <w:lang w:val="en-US"/>
        </w:rPr>
      </w:pPr>
      <w:r w:rsidRPr="006F2082">
        <w:rPr>
          <w:lang w:val="en-US"/>
        </w:rPr>
        <w:t>a specific number (if within the range)</w:t>
      </w:r>
      <w:r w:rsidR="00842CD4" w:rsidRPr="006F2082">
        <w:rPr>
          <w:lang w:val="en-US"/>
        </w:rPr>
        <w:t xml:space="preserve"> with the actual quantity along with the unit (for example copies per ml)</w:t>
      </w:r>
      <w:r w:rsidRPr="006F2082">
        <w:rPr>
          <w:lang w:val="en-US"/>
        </w:rPr>
        <w:t xml:space="preserve">, </w:t>
      </w:r>
    </w:p>
    <w:p w14:paraId="75677E51" w14:textId="77777777" w:rsidR="006F2082" w:rsidRDefault="006E2B94" w:rsidP="006F2082">
      <w:pPr>
        <w:pStyle w:val="ListParagraph"/>
        <w:numPr>
          <w:ilvl w:val="0"/>
          <w:numId w:val="30"/>
        </w:numPr>
        <w:rPr>
          <w:lang w:val="en-US"/>
        </w:rPr>
      </w:pPr>
      <w:r w:rsidRPr="006F2082">
        <w:rPr>
          <w:lang w:val="en-US"/>
        </w:rPr>
        <w:t>or as "above</w:t>
      </w:r>
      <w:r w:rsidR="006F2082" w:rsidRPr="006F2082">
        <w:rPr>
          <w:lang w:val="en-US"/>
        </w:rPr>
        <w:t xml:space="preserve"> limit of quanti</w:t>
      </w:r>
      <w:r w:rsidR="006F2082">
        <w:rPr>
          <w:lang w:val="en-US"/>
        </w:rPr>
        <w:t>fication/ measuring range</w:t>
      </w:r>
      <w:r w:rsidRPr="006F2082">
        <w:rPr>
          <w:lang w:val="en-US"/>
        </w:rPr>
        <w:t xml:space="preserve">" </w:t>
      </w:r>
    </w:p>
    <w:p w14:paraId="6E629DB0" w14:textId="16CA3D29" w:rsidR="00842CD4" w:rsidRPr="006F2082" w:rsidRDefault="006E2B94" w:rsidP="00717404">
      <w:pPr>
        <w:pStyle w:val="ListParagraph"/>
        <w:numPr>
          <w:ilvl w:val="0"/>
          <w:numId w:val="30"/>
        </w:numPr>
        <w:rPr>
          <w:lang w:val="en-US"/>
        </w:rPr>
      </w:pPr>
      <w:r w:rsidRPr="006F2082">
        <w:rPr>
          <w:lang w:val="en-US"/>
        </w:rPr>
        <w:t>or "below</w:t>
      </w:r>
      <w:r w:rsidR="006F2082" w:rsidRPr="006F2082">
        <w:rPr>
          <w:lang w:val="en-US"/>
        </w:rPr>
        <w:t xml:space="preserve"> the limit of quantification</w:t>
      </w:r>
      <w:r w:rsidR="006F2082">
        <w:rPr>
          <w:lang w:val="en-US"/>
        </w:rPr>
        <w:t xml:space="preserve">, not detected, not accurately quantifiable, or whatever is applicable. </w:t>
      </w:r>
      <w:r w:rsidRPr="006F2082">
        <w:rPr>
          <w:lang w:val="en-US"/>
        </w:rPr>
        <w:t xml:space="preserve"> </w:t>
      </w:r>
    </w:p>
    <w:p w14:paraId="2953659C" w14:textId="4F37F4B7" w:rsidR="00842CD4" w:rsidRDefault="00842CD4" w:rsidP="00BF76CC">
      <w:pPr>
        <w:rPr>
          <w:lang w:val="en-US"/>
        </w:rPr>
      </w:pPr>
      <w:r>
        <w:rPr>
          <w:lang w:val="en-US"/>
        </w:rPr>
        <w:t xml:space="preserve">Including </w:t>
      </w:r>
      <w:r w:rsidR="005B10A0">
        <w:rPr>
          <w:lang w:val="en-US"/>
        </w:rPr>
        <w:t>an</w:t>
      </w:r>
      <w:r>
        <w:rPr>
          <w:lang w:val="en-US"/>
        </w:rPr>
        <w:t xml:space="preserve"> </w:t>
      </w:r>
      <w:r w:rsidRPr="005B10A0">
        <w:rPr>
          <w:b/>
          <w:bCs/>
          <w:lang w:val="en-US"/>
        </w:rPr>
        <w:t>interpretive guideline</w:t>
      </w:r>
      <w:r>
        <w:rPr>
          <w:lang w:val="en-US"/>
        </w:rPr>
        <w:t xml:space="preserve"> </w:t>
      </w:r>
      <w:r w:rsidR="009266D2">
        <w:rPr>
          <w:lang w:val="en-US"/>
        </w:rPr>
        <w:t>helps</w:t>
      </w:r>
      <w:r>
        <w:rPr>
          <w:lang w:val="en-US"/>
        </w:rPr>
        <w:t xml:space="preserve"> the physician in patient diagnosis and subsequent treatment</w:t>
      </w:r>
      <w:r w:rsidR="006F2082">
        <w:rPr>
          <w:lang w:val="en-US"/>
        </w:rPr>
        <w:t xml:space="preserve">. </w:t>
      </w:r>
      <w:r w:rsidR="00501F29">
        <w:rPr>
          <w:lang w:val="en-US"/>
        </w:rPr>
        <w:t>Physician might associate a low Ct value such as Ct=23</w:t>
      </w:r>
      <w:r w:rsidR="009266D2">
        <w:rPr>
          <w:lang w:val="en-US"/>
        </w:rPr>
        <w:t>,1</w:t>
      </w:r>
      <w:r w:rsidR="00501F29">
        <w:rPr>
          <w:lang w:val="en-US"/>
        </w:rPr>
        <w:t xml:space="preserve"> as a light infection, while its actually the outcome of infection is i</w:t>
      </w:r>
      <w:r w:rsidR="00501F29" w:rsidRPr="00501F29">
        <w:rPr>
          <w:lang w:val="en-US"/>
        </w:rPr>
        <w:t>nverse</w:t>
      </w:r>
      <w:r w:rsidR="00501F29">
        <w:rPr>
          <w:lang w:val="en-US"/>
        </w:rPr>
        <w:t>ly</w:t>
      </w:r>
      <w:r w:rsidR="00501F29" w:rsidRPr="00501F29">
        <w:rPr>
          <w:lang w:val="en-US"/>
        </w:rPr>
        <w:t xml:space="preserve"> correlation </w:t>
      </w:r>
      <w:r w:rsidR="00501F29">
        <w:rPr>
          <w:lang w:val="en-US"/>
        </w:rPr>
        <w:t>with the</w:t>
      </w:r>
      <w:r w:rsidR="00501F29" w:rsidRPr="00501F29">
        <w:rPr>
          <w:lang w:val="en-US"/>
        </w:rPr>
        <w:t xml:space="preserve"> Ct value. A lower Ct value signifies a higher viral load and thus a worse prognosis</w:t>
      </w:r>
      <w:r w:rsidR="00501F29">
        <w:rPr>
          <w:lang w:val="en-US"/>
        </w:rPr>
        <w:t>. T</w:t>
      </w:r>
      <w:r w:rsidR="00501F29" w:rsidRPr="00501F29">
        <w:rPr>
          <w:lang w:val="en-US"/>
        </w:rPr>
        <w:t xml:space="preserve">he </w:t>
      </w:r>
      <w:r w:rsidR="00501F29">
        <w:rPr>
          <w:lang w:val="en-US"/>
        </w:rPr>
        <w:t xml:space="preserve">quantitative </w:t>
      </w:r>
      <w:r w:rsidR="00501F29" w:rsidRPr="00501F29">
        <w:rPr>
          <w:lang w:val="en-US"/>
        </w:rPr>
        <w:t>detection of a viral load of ≥1 x 10⁹ copies/ml is a specific indicator of poor prognosis</w:t>
      </w:r>
      <w:r w:rsidR="00501F29">
        <w:rPr>
          <w:lang w:val="en-US"/>
        </w:rPr>
        <w:t xml:space="preserve">. </w:t>
      </w:r>
    </w:p>
    <w:p w14:paraId="6E0E5269" w14:textId="42F0759A" w:rsidR="00501F29" w:rsidRDefault="00501F29" w:rsidP="00BF76CC">
      <w:pPr>
        <w:rPr>
          <w:lang w:val="en-US"/>
        </w:rPr>
      </w:pPr>
      <w:commentRangeStart w:id="25"/>
      <w:r>
        <w:rPr>
          <w:lang w:val="en-US"/>
        </w:rPr>
        <w:t xml:space="preserve">The laboratory can also recommend additional serological testing if two weeks have passed </w:t>
      </w:r>
      <w:r w:rsidR="009266D2">
        <w:rPr>
          <w:lang w:val="en-US"/>
        </w:rPr>
        <w:t>since</w:t>
      </w:r>
      <w:r>
        <w:rPr>
          <w:lang w:val="en-US"/>
        </w:rPr>
        <w:t xml:space="preserve"> the onset of symptoms</w:t>
      </w:r>
      <w:commentRangeEnd w:id="25"/>
      <w:r w:rsidR="009266D2">
        <w:rPr>
          <w:rStyle w:val="CommentReference"/>
        </w:rPr>
        <w:commentReference w:id="25"/>
      </w:r>
      <w:r w:rsidR="009266D2">
        <w:rPr>
          <w:lang w:val="en-US"/>
        </w:rPr>
        <w:t xml:space="preserve">. </w:t>
      </w:r>
    </w:p>
    <w:p w14:paraId="48886235" w14:textId="5A8871B7" w:rsidR="00CE7F63" w:rsidRDefault="00CE7F63" w:rsidP="00BF76CC">
      <w:pPr>
        <w:rPr>
          <w:lang w:val="en-US"/>
        </w:rPr>
      </w:pPr>
      <w:r>
        <w:rPr>
          <w:lang w:val="en-US"/>
        </w:rPr>
        <w:t>[Insert graph?]</w:t>
      </w:r>
    </w:p>
    <w:p w14:paraId="48E73EA0" w14:textId="77777777" w:rsidR="00CE7F63" w:rsidRPr="008560FA" w:rsidRDefault="00CE7F63" w:rsidP="00BF76CC">
      <w:pPr>
        <w:rPr>
          <w:lang w:val="en-US"/>
        </w:rPr>
      </w:pPr>
    </w:p>
    <w:p w14:paraId="4DD553D2" w14:textId="77777777" w:rsidR="006E2B94" w:rsidRDefault="006E2B94" w:rsidP="00BF76CC">
      <w:pPr>
        <w:rPr>
          <w:lang w:val="en-US"/>
        </w:rPr>
      </w:pPr>
    </w:p>
    <w:p w14:paraId="167E7444" w14:textId="77777777" w:rsidR="006E2B94" w:rsidRDefault="006E2B94" w:rsidP="00BF76CC">
      <w:pPr>
        <w:rPr>
          <w:lang w:val="en-US"/>
        </w:rPr>
      </w:pPr>
    </w:p>
    <w:p w14:paraId="6B180823" w14:textId="77777777" w:rsidR="006E2B94" w:rsidRDefault="006E2B94" w:rsidP="00BF76CC">
      <w:pPr>
        <w:rPr>
          <w:lang w:val="en-US"/>
        </w:rPr>
      </w:pPr>
    </w:p>
    <w:p w14:paraId="10AC8CAD" w14:textId="77777777" w:rsidR="006E2B94" w:rsidRPr="00BF76CC" w:rsidRDefault="006E2B94" w:rsidP="00BF76CC">
      <w:pPr>
        <w:rPr>
          <w:lang w:val="en-US"/>
        </w:rPr>
        <w:sectPr w:rsidR="006E2B94" w:rsidRPr="00BF76CC">
          <w:headerReference w:type="default" r:id="rId13"/>
          <w:pgSz w:w="11906" w:h="16838"/>
          <w:pgMar w:top="1440" w:right="1440" w:bottom="1440" w:left="1440" w:header="708" w:footer="708" w:gutter="0"/>
          <w:cols w:space="708"/>
          <w:docGrid w:linePitch="360"/>
        </w:sectPr>
      </w:pPr>
    </w:p>
    <w:p w14:paraId="5CE2CB1C" w14:textId="77777777" w:rsidR="00CA6FD4" w:rsidRPr="008560FA" w:rsidRDefault="00CA6FD4" w:rsidP="005F25BE">
      <w:pPr>
        <w:rPr>
          <w:lang w:val="en-US"/>
        </w:rPr>
      </w:pPr>
    </w:p>
    <w:sectPr w:rsidR="00CA6FD4" w:rsidRPr="008560F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Robert-Jan ten Hove" w:date="2025-11-19T13:24:00Z" w:initials="RH">
    <w:p w14:paraId="36A902B7" w14:textId="77777777" w:rsidR="002A16E1" w:rsidRDefault="002A16E1" w:rsidP="002A16E1">
      <w:pPr>
        <w:pStyle w:val="CommentText"/>
      </w:pPr>
      <w:r>
        <w:rPr>
          <w:rStyle w:val="CommentReference"/>
        </w:rPr>
        <w:annotationRef/>
      </w:r>
      <w:r>
        <w:t>Look out for overlap with module 3 realtime PCR</w:t>
      </w:r>
    </w:p>
  </w:comment>
  <w:comment w:id="17" w:author="Robert-Jan ten Hove" w:date="2026-01-23T10:13:00Z" w:initials="RH">
    <w:p w14:paraId="76B2DE15" w14:textId="77777777" w:rsidR="006B26F8" w:rsidRDefault="006B26F8" w:rsidP="006B26F8">
      <w:pPr>
        <w:pStyle w:val="CommentText"/>
      </w:pPr>
      <w:r>
        <w:rPr>
          <w:rStyle w:val="CommentReference"/>
        </w:rPr>
        <w:annotationRef/>
      </w:r>
      <w:r>
        <w:rPr>
          <w:lang w:val="en-US"/>
        </w:rPr>
        <w:t xml:space="preserve">Do not use list with commercial kits. Just here for info. </w:t>
      </w:r>
    </w:p>
  </w:comment>
  <w:comment w:id="19" w:author="Lance Presser" w:date="2025-11-14T13:37:00Z" w:initials="LP">
    <w:p w14:paraId="463AA2E9" w14:textId="7D784FA0" w:rsidR="008560FA" w:rsidRDefault="008560FA" w:rsidP="008560FA">
      <w:pPr>
        <w:pStyle w:val="CommentText"/>
      </w:pPr>
      <w:r>
        <w:rPr>
          <w:rStyle w:val="CommentReference"/>
        </w:rPr>
        <w:annotationRef/>
      </w:r>
      <w:hyperlink r:id="rId1" w:history="1">
        <w:r w:rsidRPr="009F59A6">
          <w:rPr>
            <w:rStyle w:val="Hyperlink"/>
          </w:rPr>
          <w:t>https://www.spiezlab.admin.ch/en/who-biohub-en</w:t>
        </w:r>
      </w:hyperlink>
    </w:p>
  </w:comment>
  <w:comment w:id="20" w:author="Robert-Jan ten Hove" w:date="2025-11-19T13:50:00Z" w:initials="RH">
    <w:p w14:paraId="35599BC6" w14:textId="77777777" w:rsidR="00315A5E" w:rsidRDefault="00315A5E" w:rsidP="00315A5E">
      <w:pPr>
        <w:pStyle w:val="CommentText"/>
      </w:pPr>
      <w:r>
        <w:rPr>
          <w:rStyle w:val="CommentReference"/>
        </w:rPr>
        <w:annotationRef/>
      </w:r>
      <w:r>
        <w:t>Can laboratories order CCHF material for QC? Cannot find it on website</w:t>
      </w:r>
    </w:p>
  </w:comment>
  <w:comment w:id="21" w:author="Lance Presser" w:date="2026-01-27T10:55:00Z" w:initials="LP">
    <w:p w14:paraId="46D59A6A" w14:textId="77777777" w:rsidR="008C19CB" w:rsidRDefault="008C19CB" w:rsidP="008C19CB">
      <w:pPr>
        <w:pStyle w:val="CommentText"/>
      </w:pPr>
      <w:r>
        <w:rPr>
          <w:rStyle w:val="CommentReference"/>
        </w:rPr>
        <w:annotationRef/>
      </w:r>
      <w:r>
        <w:rPr>
          <w:lang w:val="en-US"/>
        </w:rPr>
        <w:t xml:space="preserve">I am not certain. I hope that it is possible, but still quite a new process so maybe that is an issue. </w:t>
      </w:r>
    </w:p>
  </w:comment>
  <w:comment w:id="22" w:author="Lance Presser" w:date="2026-01-27T10:55:00Z" w:initials="LP">
    <w:p w14:paraId="314DCD20" w14:textId="77777777" w:rsidR="008C19CB" w:rsidRDefault="008C19CB" w:rsidP="008C19CB">
      <w:pPr>
        <w:pStyle w:val="CommentText"/>
      </w:pPr>
      <w:r>
        <w:rPr>
          <w:rStyle w:val="CommentReference"/>
        </w:rPr>
        <w:annotationRef/>
      </w:r>
      <w:r>
        <w:rPr>
          <w:lang w:val="en-US"/>
        </w:rPr>
        <w:t xml:space="preserve">Also available here, and this would be able to be used for positive control material </w:t>
      </w:r>
      <w:hyperlink r:id="rId2" w:history="1">
        <w:r w:rsidRPr="001557CF">
          <w:rPr>
            <w:rStyle w:val="Hyperlink"/>
            <w:lang w:val="en-US"/>
          </w:rPr>
          <w:t>https://www.european-virus-archive.com/</w:t>
        </w:r>
      </w:hyperlink>
    </w:p>
  </w:comment>
  <w:comment w:id="25" w:author="Robert-Jan ten Hove" w:date="2025-11-19T14:25:00Z" w:initials="RH">
    <w:p w14:paraId="5BF2DBB3" w14:textId="4A7280C5" w:rsidR="009266D2" w:rsidRDefault="009266D2" w:rsidP="009266D2">
      <w:pPr>
        <w:pStyle w:val="CommentText"/>
      </w:pPr>
      <w:r>
        <w:rPr>
          <w:rStyle w:val="CommentReference"/>
        </w:rPr>
        <w:annotationRef/>
      </w:r>
      <w:r>
        <w:t>See Module one, diagnostics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A902B7" w15:done="0"/>
  <w15:commentEx w15:paraId="76B2DE15" w15:done="0"/>
  <w15:commentEx w15:paraId="463AA2E9" w15:done="0"/>
  <w15:commentEx w15:paraId="35599BC6" w15:paraIdParent="463AA2E9" w15:done="0"/>
  <w15:commentEx w15:paraId="46D59A6A" w15:paraIdParent="463AA2E9" w15:done="0"/>
  <w15:commentEx w15:paraId="314DCD20" w15:paraIdParent="463AA2E9" w15:done="0"/>
  <w15:commentEx w15:paraId="5BF2DB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C8439C" w16cex:dateUtc="2025-11-19T12:24:00Z"/>
  <w16cex:commentExtensible w16cex:durableId="177A3F3D" w16cex:dateUtc="2026-01-23T09:13:00Z"/>
  <w16cex:commentExtensible w16cex:durableId="2CC1AF1C" w16cex:dateUtc="2025-11-14T12:37:00Z"/>
  <w16cex:commentExtensible w16cex:durableId="2CC849B2" w16cex:dateUtc="2025-11-19T12:50:00Z"/>
  <w16cex:commentExtensible w16cex:durableId="03951449" w16cex:dateUtc="2026-01-27T09:55:00Z"/>
  <w16cex:commentExtensible w16cex:durableId="66E5323E" w16cex:dateUtc="2026-01-27T09:55:00Z"/>
  <w16cex:commentExtensible w16cex:durableId="2CC851BE" w16cex:dateUtc="2025-11-19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A902B7" w16cid:durableId="2CC8439C"/>
  <w16cid:commentId w16cid:paraId="76B2DE15" w16cid:durableId="177A3F3D"/>
  <w16cid:commentId w16cid:paraId="463AA2E9" w16cid:durableId="2CC1AF1C"/>
  <w16cid:commentId w16cid:paraId="35599BC6" w16cid:durableId="2CC849B2"/>
  <w16cid:commentId w16cid:paraId="46D59A6A" w16cid:durableId="03951449"/>
  <w16cid:commentId w16cid:paraId="314DCD20" w16cid:durableId="66E5323E"/>
  <w16cid:commentId w16cid:paraId="5BF2DBB3" w16cid:durableId="2CC851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0B189" w14:textId="77777777" w:rsidR="00A32792" w:rsidRDefault="00A32792" w:rsidP="006656FD">
      <w:pPr>
        <w:spacing w:after="0" w:line="240" w:lineRule="auto"/>
      </w:pPr>
      <w:r>
        <w:separator/>
      </w:r>
    </w:p>
  </w:endnote>
  <w:endnote w:type="continuationSeparator" w:id="0">
    <w:p w14:paraId="282154A2" w14:textId="77777777" w:rsidR="00A32792" w:rsidRDefault="00A32792" w:rsidP="0066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363B" w14:textId="77777777" w:rsidR="00A32792" w:rsidRDefault="00A32792" w:rsidP="006656FD">
      <w:pPr>
        <w:spacing w:after="0" w:line="240" w:lineRule="auto"/>
      </w:pPr>
      <w:r>
        <w:separator/>
      </w:r>
    </w:p>
  </w:footnote>
  <w:footnote w:type="continuationSeparator" w:id="0">
    <w:p w14:paraId="3B784797" w14:textId="77777777" w:rsidR="00A32792" w:rsidRDefault="00A32792" w:rsidP="00665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894830"/>
      <w:docPartObj>
        <w:docPartGallery w:val="Page Numbers (Top of Page)"/>
        <w:docPartUnique/>
      </w:docPartObj>
    </w:sdtPr>
    <w:sdtEndPr>
      <w:rPr>
        <w:noProof/>
      </w:rPr>
    </w:sdtEndPr>
    <w:sdtContent>
      <w:p w14:paraId="06464BE5" w14:textId="77A54BAC" w:rsidR="006656FD" w:rsidRDefault="006656F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032A46" w14:textId="77777777" w:rsidR="006656FD" w:rsidRDefault="00665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972"/>
    <w:multiLevelType w:val="hybridMultilevel"/>
    <w:tmpl w:val="3182AF92"/>
    <w:lvl w:ilvl="0" w:tplc="FF02A2E2">
      <w:start w:val="1"/>
      <w:numFmt w:val="bullet"/>
      <w:lvlText w:val="•"/>
      <w:lvlJc w:val="left"/>
      <w:pPr>
        <w:tabs>
          <w:tab w:val="num" w:pos="720"/>
        </w:tabs>
        <w:ind w:left="720" w:hanging="360"/>
      </w:pPr>
      <w:rPr>
        <w:rFonts w:ascii="Arial" w:hAnsi="Arial" w:hint="default"/>
      </w:rPr>
    </w:lvl>
    <w:lvl w:ilvl="1" w:tplc="52E47504">
      <w:numFmt w:val="bullet"/>
      <w:lvlText w:val="•"/>
      <w:lvlJc w:val="left"/>
      <w:pPr>
        <w:tabs>
          <w:tab w:val="num" w:pos="1440"/>
        </w:tabs>
        <w:ind w:left="1440" w:hanging="360"/>
      </w:pPr>
      <w:rPr>
        <w:rFonts w:ascii="Arial" w:hAnsi="Arial" w:hint="default"/>
      </w:rPr>
    </w:lvl>
    <w:lvl w:ilvl="2" w:tplc="A2869A2C" w:tentative="1">
      <w:start w:val="1"/>
      <w:numFmt w:val="bullet"/>
      <w:lvlText w:val="•"/>
      <w:lvlJc w:val="left"/>
      <w:pPr>
        <w:tabs>
          <w:tab w:val="num" w:pos="2160"/>
        </w:tabs>
        <w:ind w:left="2160" w:hanging="360"/>
      </w:pPr>
      <w:rPr>
        <w:rFonts w:ascii="Arial" w:hAnsi="Arial" w:hint="default"/>
      </w:rPr>
    </w:lvl>
    <w:lvl w:ilvl="3" w:tplc="260E4E28" w:tentative="1">
      <w:start w:val="1"/>
      <w:numFmt w:val="bullet"/>
      <w:lvlText w:val="•"/>
      <w:lvlJc w:val="left"/>
      <w:pPr>
        <w:tabs>
          <w:tab w:val="num" w:pos="2880"/>
        </w:tabs>
        <w:ind w:left="2880" w:hanging="360"/>
      </w:pPr>
      <w:rPr>
        <w:rFonts w:ascii="Arial" w:hAnsi="Arial" w:hint="default"/>
      </w:rPr>
    </w:lvl>
    <w:lvl w:ilvl="4" w:tplc="DCBEEFAA" w:tentative="1">
      <w:start w:val="1"/>
      <w:numFmt w:val="bullet"/>
      <w:lvlText w:val="•"/>
      <w:lvlJc w:val="left"/>
      <w:pPr>
        <w:tabs>
          <w:tab w:val="num" w:pos="3600"/>
        </w:tabs>
        <w:ind w:left="3600" w:hanging="360"/>
      </w:pPr>
      <w:rPr>
        <w:rFonts w:ascii="Arial" w:hAnsi="Arial" w:hint="default"/>
      </w:rPr>
    </w:lvl>
    <w:lvl w:ilvl="5" w:tplc="F5F2F9DC" w:tentative="1">
      <w:start w:val="1"/>
      <w:numFmt w:val="bullet"/>
      <w:lvlText w:val="•"/>
      <w:lvlJc w:val="left"/>
      <w:pPr>
        <w:tabs>
          <w:tab w:val="num" w:pos="4320"/>
        </w:tabs>
        <w:ind w:left="4320" w:hanging="360"/>
      </w:pPr>
      <w:rPr>
        <w:rFonts w:ascii="Arial" w:hAnsi="Arial" w:hint="default"/>
      </w:rPr>
    </w:lvl>
    <w:lvl w:ilvl="6" w:tplc="32B0DC86" w:tentative="1">
      <w:start w:val="1"/>
      <w:numFmt w:val="bullet"/>
      <w:lvlText w:val="•"/>
      <w:lvlJc w:val="left"/>
      <w:pPr>
        <w:tabs>
          <w:tab w:val="num" w:pos="5040"/>
        </w:tabs>
        <w:ind w:left="5040" w:hanging="360"/>
      </w:pPr>
      <w:rPr>
        <w:rFonts w:ascii="Arial" w:hAnsi="Arial" w:hint="default"/>
      </w:rPr>
    </w:lvl>
    <w:lvl w:ilvl="7" w:tplc="A1C0EA32" w:tentative="1">
      <w:start w:val="1"/>
      <w:numFmt w:val="bullet"/>
      <w:lvlText w:val="•"/>
      <w:lvlJc w:val="left"/>
      <w:pPr>
        <w:tabs>
          <w:tab w:val="num" w:pos="5760"/>
        </w:tabs>
        <w:ind w:left="5760" w:hanging="360"/>
      </w:pPr>
      <w:rPr>
        <w:rFonts w:ascii="Arial" w:hAnsi="Arial" w:hint="default"/>
      </w:rPr>
    </w:lvl>
    <w:lvl w:ilvl="8" w:tplc="31CA9C6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482E85"/>
    <w:multiLevelType w:val="hybridMultilevel"/>
    <w:tmpl w:val="ED4C0AC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9D58F5"/>
    <w:multiLevelType w:val="hybridMultilevel"/>
    <w:tmpl w:val="7C8449F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987E14"/>
    <w:multiLevelType w:val="multilevel"/>
    <w:tmpl w:val="559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25681"/>
    <w:multiLevelType w:val="hybridMultilevel"/>
    <w:tmpl w:val="AB0C94D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76B0E33"/>
    <w:multiLevelType w:val="hybridMultilevel"/>
    <w:tmpl w:val="DE006A20"/>
    <w:lvl w:ilvl="0" w:tplc="D19E42F6">
      <w:start w:val="1"/>
      <w:numFmt w:val="bullet"/>
      <w:lvlText w:val="•"/>
      <w:lvlJc w:val="left"/>
      <w:pPr>
        <w:tabs>
          <w:tab w:val="num" w:pos="720"/>
        </w:tabs>
        <w:ind w:left="720" w:hanging="360"/>
      </w:pPr>
      <w:rPr>
        <w:rFonts w:ascii="Arial" w:hAnsi="Arial" w:hint="default"/>
      </w:rPr>
    </w:lvl>
    <w:lvl w:ilvl="1" w:tplc="4FCCD65E">
      <w:numFmt w:val="bullet"/>
      <w:lvlText w:val="•"/>
      <w:lvlJc w:val="left"/>
      <w:pPr>
        <w:tabs>
          <w:tab w:val="num" w:pos="1440"/>
        </w:tabs>
        <w:ind w:left="1440" w:hanging="360"/>
      </w:pPr>
      <w:rPr>
        <w:rFonts w:ascii="Arial" w:hAnsi="Arial" w:hint="default"/>
      </w:rPr>
    </w:lvl>
    <w:lvl w:ilvl="2" w:tplc="85E8AE8E" w:tentative="1">
      <w:start w:val="1"/>
      <w:numFmt w:val="bullet"/>
      <w:lvlText w:val="•"/>
      <w:lvlJc w:val="left"/>
      <w:pPr>
        <w:tabs>
          <w:tab w:val="num" w:pos="2160"/>
        </w:tabs>
        <w:ind w:left="2160" w:hanging="360"/>
      </w:pPr>
      <w:rPr>
        <w:rFonts w:ascii="Arial" w:hAnsi="Arial" w:hint="default"/>
      </w:rPr>
    </w:lvl>
    <w:lvl w:ilvl="3" w:tplc="F33A997C" w:tentative="1">
      <w:start w:val="1"/>
      <w:numFmt w:val="bullet"/>
      <w:lvlText w:val="•"/>
      <w:lvlJc w:val="left"/>
      <w:pPr>
        <w:tabs>
          <w:tab w:val="num" w:pos="2880"/>
        </w:tabs>
        <w:ind w:left="2880" w:hanging="360"/>
      </w:pPr>
      <w:rPr>
        <w:rFonts w:ascii="Arial" w:hAnsi="Arial" w:hint="default"/>
      </w:rPr>
    </w:lvl>
    <w:lvl w:ilvl="4" w:tplc="C42C42A2" w:tentative="1">
      <w:start w:val="1"/>
      <w:numFmt w:val="bullet"/>
      <w:lvlText w:val="•"/>
      <w:lvlJc w:val="left"/>
      <w:pPr>
        <w:tabs>
          <w:tab w:val="num" w:pos="3600"/>
        </w:tabs>
        <w:ind w:left="3600" w:hanging="360"/>
      </w:pPr>
      <w:rPr>
        <w:rFonts w:ascii="Arial" w:hAnsi="Arial" w:hint="default"/>
      </w:rPr>
    </w:lvl>
    <w:lvl w:ilvl="5" w:tplc="9CC0182E" w:tentative="1">
      <w:start w:val="1"/>
      <w:numFmt w:val="bullet"/>
      <w:lvlText w:val="•"/>
      <w:lvlJc w:val="left"/>
      <w:pPr>
        <w:tabs>
          <w:tab w:val="num" w:pos="4320"/>
        </w:tabs>
        <w:ind w:left="4320" w:hanging="360"/>
      </w:pPr>
      <w:rPr>
        <w:rFonts w:ascii="Arial" w:hAnsi="Arial" w:hint="default"/>
      </w:rPr>
    </w:lvl>
    <w:lvl w:ilvl="6" w:tplc="0A18A16C" w:tentative="1">
      <w:start w:val="1"/>
      <w:numFmt w:val="bullet"/>
      <w:lvlText w:val="•"/>
      <w:lvlJc w:val="left"/>
      <w:pPr>
        <w:tabs>
          <w:tab w:val="num" w:pos="5040"/>
        </w:tabs>
        <w:ind w:left="5040" w:hanging="360"/>
      </w:pPr>
      <w:rPr>
        <w:rFonts w:ascii="Arial" w:hAnsi="Arial" w:hint="default"/>
      </w:rPr>
    </w:lvl>
    <w:lvl w:ilvl="7" w:tplc="38C41D62" w:tentative="1">
      <w:start w:val="1"/>
      <w:numFmt w:val="bullet"/>
      <w:lvlText w:val="•"/>
      <w:lvlJc w:val="left"/>
      <w:pPr>
        <w:tabs>
          <w:tab w:val="num" w:pos="5760"/>
        </w:tabs>
        <w:ind w:left="5760" w:hanging="360"/>
      </w:pPr>
      <w:rPr>
        <w:rFonts w:ascii="Arial" w:hAnsi="Arial" w:hint="default"/>
      </w:rPr>
    </w:lvl>
    <w:lvl w:ilvl="8" w:tplc="892CFB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FC581C"/>
    <w:multiLevelType w:val="hybridMultilevel"/>
    <w:tmpl w:val="0332E9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087B13"/>
    <w:multiLevelType w:val="hybridMultilevel"/>
    <w:tmpl w:val="C2CCB5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DA61C29"/>
    <w:multiLevelType w:val="multilevel"/>
    <w:tmpl w:val="156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9F585D"/>
    <w:multiLevelType w:val="hybridMultilevel"/>
    <w:tmpl w:val="BF22FBAC"/>
    <w:lvl w:ilvl="0" w:tplc="30847FDC">
      <w:start w:val="1"/>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56EB1"/>
    <w:multiLevelType w:val="hybridMultilevel"/>
    <w:tmpl w:val="D6C61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50FD5"/>
    <w:multiLevelType w:val="multilevel"/>
    <w:tmpl w:val="20B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725D8D"/>
    <w:multiLevelType w:val="hybridMultilevel"/>
    <w:tmpl w:val="BB1E0FDE"/>
    <w:lvl w:ilvl="0" w:tplc="1C7E7CF2">
      <w:start w:val="1"/>
      <w:numFmt w:val="lowerLetter"/>
      <w:lvlText w:val="%1)"/>
      <w:lvlJc w:val="left"/>
      <w:pPr>
        <w:ind w:left="720" w:hanging="360"/>
      </w:pPr>
      <w:rPr>
        <w:rFonts w:ascii="Helvetica Neue" w:eastAsia="Times New Roman" w:hAnsi="Helvetica Neue"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DE134B"/>
    <w:multiLevelType w:val="hybridMultilevel"/>
    <w:tmpl w:val="939A17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2A68CC"/>
    <w:multiLevelType w:val="hybridMultilevel"/>
    <w:tmpl w:val="6A98E4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EE8136D"/>
    <w:multiLevelType w:val="multilevel"/>
    <w:tmpl w:val="E85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9247AC"/>
    <w:multiLevelType w:val="hybridMultilevel"/>
    <w:tmpl w:val="17DA7038"/>
    <w:lvl w:ilvl="0" w:tplc="08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F570FFF"/>
    <w:multiLevelType w:val="multilevel"/>
    <w:tmpl w:val="DC2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9F59D6"/>
    <w:multiLevelType w:val="multilevel"/>
    <w:tmpl w:val="11902210"/>
    <w:lvl w:ilvl="0">
      <w:start w:val="1"/>
      <w:numFmt w:val="decimal"/>
      <w:lvlText w:val="%1."/>
      <w:lvlJc w:val="left"/>
      <w:pPr>
        <w:tabs>
          <w:tab w:val="num" w:pos="720"/>
        </w:tabs>
        <w:ind w:left="720" w:hanging="360"/>
      </w:pPr>
      <w:rPr>
        <w:rFonts w:ascii="Helvetica Neue" w:eastAsia="Times New Roman" w:hAnsi="Helvetica Neue"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A2BAB"/>
    <w:multiLevelType w:val="multilevel"/>
    <w:tmpl w:val="16A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D5E19"/>
    <w:multiLevelType w:val="hybridMultilevel"/>
    <w:tmpl w:val="3D52B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7307BF"/>
    <w:multiLevelType w:val="multilevel"/>
    <w:tmpl w:val="924295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6704D85"/>
    <w:multiLevelType w:val="multilevel"/>
    <w:tmpl w:val="4AB45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4A302D"/>
    <w:multiLevelType w:val="hybridMultilevel"/>
    <w:tmpl w:val="DB22550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BF05708"/>
    <w:multiLevelType w:val="multilevel"/>
    <w:tmpl w:val="08D2D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1216C9"/>
    <w:multiLevelType w:val="multilevel"/>
    <w:tmpl w:val="C15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060D3"/>
    <w:multiLevelType w:val="multilevel"/>
    <w:tmpl w:val="B97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52767"/>
    <w:multiLevelType w:val="hybridMultilevel"/>
    <w:tmpl w:val="858EF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784FD8"/>
    <w:multiLevelType w:val="multilevel"/>
    <w:tmpl w:val="D03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2935DD"/>
    <w:multiLevelType w:val="hybridMultilevel"/>
    <w:tmpl w:val="45009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705947">
    <w:abstractNumId w:val="2"/>
  </w:num>
  <w:num w:numId="2" w16cid:durableId="532153374">
    <w:abstractNumId w:val="6"/>
  </w:num>
  <w:num w:numId="3" w16cid:durableId="476338648">
    <w:abstractNumId w:val="27"/>
  </w:num>
  <w:num w:numId="4" w16cid:durableId="59250870">
    <w:abstractNumId w:val="13"/>
  </w:num>
  <w:num w:numId="5" w16cid:durableId="1154445364">
    <w:abstractNumId w:val="14"/>
  </w:num>
  <w:num w:numId="6" w16cid:durableId="1633903936">
    <w:abstractNumId w:val="7"/>
  </w:num>
  <w:num w:numId="7" w16cid:durableId="864443988">
    <w:abstractNumId w:val="18"/>
  </w:num>
  <w:num w:numId="8" w16cid:durableId="1328171278">
    <w:abstractNumId w:val="26"/>
  </w:num>
  <w:num w:numId="9" w16cid:durableId="306395543">
    <w:abstractNumId w:val="19"/>
  </w:num>
  <w:num w:numId="10" w16cid:durableId="1617908584">
    <w:abstractNumId w:val="16"/>
  </w:num>
  <w:num w:numId="11" w16cid:durableId="2057120586">
    <w:abstractNumId w:val="23"/>
  </w:num>
  <w:num w:numId="12" w16cid:durableId="350956865">
    <w:abstractNumId w:val="20"/>
  </w:num>
  <w:num w:numId="13" w16cid:durableId="2109111980">
    <w:abstractNumId w:val="22"/>
  </w:num>
  <w:num w:numId="14" w16cid:durableId="1055860865">
    <w:abstractNumId w:val="24"/>
  </w:num>
  <w:num w:numId="15" w16cid:durableId="1732576089">
    <w:abstractNumId w:val="8"/>
  </w:num>
  <w:num w:numId="16" w16cid:durableId="2059670765">
    <w:abstractNumId w:val="0"/>
  </w:num>
  <w:num w:numId="17" w16cid:durableId="1736126671">
    <w:abstractNumId w:val="5"/>
  </w:num>
  <w:num w:numId="18" w16cid:durableId="70349971">
    <w:abstractNumId w:val="1"/>
  </w:num>
  <w:num w:numId="19" w16cid:durableId="129246204">
    <w:abstractNumId w:val="12"/>
  </w:num>
  <w:num w:numId="20" w16cid:durableId="848523659">
    <w:abstractNumId w:val="3"/>
  </w:num>
  <w:num w:numId="21" w16cid:durableId="2121223433">
    <w:abstractNumId w:val="4"/>
  </w:num>
  <w:num w:numId="22" w16cid:durableId="228804655">
    <w:abstractNumId w:val="29"/>
  </w:num>
  <w:num w:numId="23" w16cid:durableId="1174150846">
    <w:abstractNumId w:val="10"/>
  </w:num>
  <w:num w:numId="24" w16cid:durableId="1801609464">
    <w:abstractNumId w:val="25"/>
  </w:num>
  <w:num w:numId="25" w16cid:durableId="306204647">
    <w:abstractNumId w:val="15"/>
  </w:num>
  <w:num w:numId="26" w16cid:durableId="840000597">
    <w:abstractNumId w:val="28"/>
  </w:num>
  <w:num w:numId="27" w16cid:durableId="191697435">
    <w:abstractNumId w:val="21"/>
  </w:num>
  <w:num w:numId="28" w16cid:durableId="1221139229">
    <w:abstractNumId w:val="17"/>
  </w:num>
  <w:num w:numId="29" w16cid:durableId="355618718">
    <w:abstractNumId w:val="11"/>
  </w:num>
  <w:num w:numId="30" w16cid:durableId="135773413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nce Presser">
    <w15:presenceInfo w15:providerId="AD" w15:userId="S::lance.presser@rivm.nl::44a1327b-0eb9-4e82-a425-c0122f552d94"/>
  </w15:person>
  <w15:person w15:author="Robert-Jan ten Hove">
    <w15:presenceInfo w15:providerId="AD" w15:userId="S::robert-jan.ten.hove@rivm.nl::aced74d8-e035-4709-b7a5-d2f52998c2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BE"/>
    <w:rsid w:val="000005CA"/>
    <w:rsid w:val="00001D53"/>
    <w:rsid w:val="00002533"/>
    <w:rsid w:val="00003FBD"/>
    <w:rsid w:val="00005536"/>
    <w:rsid w:val="00015BCD"/>
    <w:rsid w:val="0002410C"/>
    <w:rsid w:val="000256C1"/>
    <w:rsid w:val="0003773D"/>
    <w:rsid w:val="000654AE"/>
    <w:rsid w:val="000677DB"/>
    <w:rsid w:val="000A49D4"/>
    <w:rsid w:val="000A4B79"/>
    <w:rsid w:val="000B0013"/>
    <w:rsid w:val="000F4165"/>
    <w:rsid w:val="000F63EC"/>
    <w:rsid w:val="0010532D"/>
    <w:rsid w:val="00146D11"/>
    <w:rsid w:val="00150D60"/>
    <w:rsid w:val="00191749"/>
    <w:rsid w:val="001A0542"/>
    <w:rsid w:val="001B23F0"/>
    <w:rsid w:val="001D1135"/>
    <w:rsid w:val="001E287D"/>
    <w:rsid w:val="001F035A"/>
    <w:rsid w:val="001F1A32"/>
    <w:rsid w:val="00206D95"/>
    <w:rsid w:val="00242A08"/>
    <w:rsid w:val="00266340"/>
    <w:rsid w:val="0027245D"/>
    <w:rsid w:val="002928F5"/>
    <w:rsid w:val="002A16E1"/>
    <w:rsid w:val="002A38AC"/>
    <w:rsid w:val="002B7F48"/>
    <w:rsid w:val="002C4804"/>
    <w:rsid w:val="002D13B3"/>
    <w:rsid w:val="002D67B8"/>
    <w:rsid w:val="002E24F6"/>
    <w:rsid w:val="002F112D"/>
    <w:rsid w:val="0030462D"/>
    <w:rsid w:val="003140E5"/>
    <w:rsid w:val="00315A5E"/>
    <w:rsid w:val="0031753E"/>
    <w:rsid w:val="00331852"/>
    <w:rsid w:val="0033293C"/>
    <w:rsid w:val="00340E2A"/>
    <w:rsid w:val="003443A9"/>
    <w:rsid w:val="0034656C"/>
    <w:rsid w:val="003758E6"/>
    <w:rsid w:val="00380DA8"/>
    <w:rsid w:val="003B240A"/>
    <w:rsid w:val="003B308D"/>
    <w:rsid w:val="003C79D5"/>
    <w:rsid w:val="003D222F"/>
    <w:rsid w:val="004171C6"/>
    <w:rsid w:val="00425FC4"/>
    <w:rsid w:val="004419F5"/>
    <w:rsid w:val="004642C2"/>
    <w:rsid w:val="004728CF"/>
    <w:rsid w:val="004928A1"/>
    <w:rsid w:val="004A42FD"/>
    <w:rsid w:val="004A451D"/>
    <w:rsid w:val="004B2EB7"/>
    <w:rsid w:val="004D01FE"/>
    <w:rsid w:val="004D57BA"/>
    <w:rsid w:val="00501F29"/>
    <w:rsid w:val="00512D6A"/>
    <w:rsid w:val="00543073"/>
    <w:rsid w:val="0054443A"/>
    <w:rsid w:val="0056452F"/>
    <w:rsid w:val="00574903"/>
    <w:rsid w:val="00577A7A"/>
    <w:rsid w:val="0058131C"/>
    <w:rsid w:val="005A043E"/>
    <w:rsid w:val="005B10A0"/>
    <w:rsid w:val="005E4513"/>
    <w:rsid w:val="005E5F3C"/>
    <w:rsid w:val="005F1FC8"/>
    <w:rsid w:val="005F25BE"/>
    <w:rsid w:val="00611174"/>
    <w:rsid w:val="00617D3D"/>
    <w:rsid w:val="0062215F"/>
    <w:rsid w:val="00656811"/>
    <w:rsid w:val="006656FD"/>
    <w:rsid w:val="00682CB3"/>
    <w:rsid w:val="00685F89"/>
    <w:rsid w:val="00687688"/>
    <w:rsid w:val="00692C09"/>
    <w:rsid w:val="006A1233"/>
    <w:rsid w:val="006B26F8"/>
    <w:rsid w:val="006B6E9E"/>
    <w:rsid w:val="006C5DA7"/>
    <w:rsid w:val="006E2B94"/>
    <w:rsid w:val="006F2082"/>
    <w:rsid w:val="007141A2"/>
    <w:rsid w:val="0074392C"/>
    <w:rsid w:val="00744565"/>
    <w:rsid w:val="007536A5"/>
    <w:rsid w:val="00760ED7"/>
    <w:rsid w:val="00767599"/>
    <w:rsid w:val="00797975"/>
    <w:rsid w:val="007A7248"/>
    <w:rsid w:val="007C201C"/>
    <w:rsid w:val="007E37F1"/>
    <w:rsid w:val="007E5E8A"/>
    <w:rsid w:val="00812E44"/>
    <w:rsid w:val="008411AD"/>
    <w:rsid w:val="00842CD4"/>
    <w:rsid w:val="00846C90"/>
    <w:rsid w:val="008560FA"/>
    <w:rsid w:val="0086770E"/>
    <w:rsid w:val="00867A8B"/>
    <w:rsid w:val="00870D63"/>
    <w:rsid w:val="00884648"/>
    <w:rsid w:val="008914DD"/>
    <w:rsid w:val="008A4AE5"/>
    <w:rsid w:val="008C19CB"/>
    <w:rsid w:val="008C4529"/>
    <w:rsid w:val="008F292B"/>
    <w:rsid w:val="008F6403"/>
    <w:rsid w:val="00922F6B"/>
    <w:rsid w:val="009263D1"/>
    <w:rsid w:val="009266D2"/>
    <w:rsid w:val="009328D8"/>
    <w:rsid w:val="00943E92"/>
    <w:rsid w:val="009560B7"/>
    <w:rsid w:val="00964E40"/>
    <w:rsid w:val="009747C8"/>
    <w:rsid w:val="00987921"/>
    <w:rsid w:val="009B6F98"/>
    <w:rsid w:val="009C0B2D"/>
    <w:rsid w:val="009D3534"/>
    <w:rsid w:val="009E766B"/>
    <w:rsid w:val="009E7EAA"/>
    <w:rsid w:val="009F0212"/>
    <w:rsid w:val="00A23CA3"/>
    <w:rsid w:val="00A25924"/>
    <w:rsid w:val="00A32792"/>
    <w:rsid w:val="00A6378B"/>
    <w:rsid w:val="00A76429"/>
    <w:rsid w:val="00A8036D"/>
    <w:rsid w:val="00A90923"/>
    <w:rsid w:val="00AA444F"/>
    <w:rsid w:val="00AC3850"/>
    <w:rsid w:val="00AD05EA"/>
    <w:rsid w:val="00AF6B37"/>
    <w:rsid w:val="00B02C32"/>
    <w:rsid w:val="00B26D87"/>
    <w:rsid w:val="00B50803"/>
    <w:rsid w:val="00B6376F"/>
    <w:rsid w:val="00B7374B"/>
    <w:rsid w:val="00B7750F"/>
    <w:rsid w:val="00B955A9"/>
    <w:rsid w:val="00BE143D"/>
    <w:rsid w:val="00BF76CC"/>
    <w:rsid w:val="00C22772"/>
    <w:rsid w:val="00C35599"/>
    <w:rsid w:val="00C42C8B"/>
    <w:rsid w:val="00C805AC"/>
    <w:rsid w:val="00C91FBA"/>
    <w:rsid w:val="00C95B7C"/>
    <w:rsid w:val="00CA6FD4"/>
    <w:rsid w:val="00CB3777"/>
    <w:rsid w:val="00CB6FAA"/>
    <w:rsid w:val="00CD29E9"/>
    <w:rsid w:val="00CD4885"/>
    <w:rsid w:val="00CE76C6"/>
    <w:rsid w:val="00CE7F63"/>
    <w:rsid w:val="00D0304C"/>
    <w:rsid w:val="00D52DEB"/>
    <w:rsid w:val="00D60E9C"/>
    <w:rsid w:val="00D81637"/>
    <w:rsid w:val="00D862C7"/>
    <w:rsid w:val="00DF04B5"/>
    <w:rsid w:val="00E02503"/>
    <w:rsid w:val="00E20DF9"/>
    <w:rsid w:val="00E20F6B"/>
    <w:rsid w:val="00E23009"/>
    <w:rsid w:val="00E31897"/>
    <w:rsid w:val="00E3462E"/>
    <w:rsid w:val="00E51351"/>
    <w:rsid w:val="00E524C8"/>
    <w:rsid w:val="00E72D10"/>
    <w:rsid w:val="00EB14A0"/>
    <w:rsid w:val="00EB2545"/>
    <w:rsid w:val="00EC11B3"/>
    <w:rsid w:val="00ED4BE3"/>
    <w:rsid w:val="00ED7520"/>
    <w:rsid w:val="00EE50AF"/>
    <w:rsid w:val="00EF7BA3"/>
    <w:rsid w:val="00F06067"/>
    <w:rsid w:val="00F1475A"/>
    <w:rsid w:val="00F163A1"/>
    <w:rsid w:val="00F2602C"/>
    <w:rsid w:val="00F35B44"/>
    <w:rsid w:val="00F67821"/>
    <w:rsid w:val="00F7300E"/>
    <w:rsid w:val="00F82BF7"/>
    <w:rsid w:val="00F85D94"/>
    <w:rsid w:val="00FA05DE"/>
    <w:rsid w:val="00FA09A9"/>
    <w:rsid w:val="00FD4DED"/>
    <w:rsid w:val="00FF0379"/>
    <w:rsid w:val="00FF0C2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D170"/>
  <w15:chartTrackingRefBased/>
  <w15:docId w15:val="{62F5CA35-3B5E-6541-951D-C6CF286F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C6"/>
    <w:pPr>
      <w:spacing w:after="120" w:line="259" w:lineRule="auto"/>
    </w:pPr>
    <w:rPr>
      <w:rFonts w:ascii="Verdana" w:hAnsi="Verdana"/>
      <w:sz w:val="22"/>
      <w:szCs w:val="22"/>
    </w:rPr>
  </w:style>
  <w:style w:type="paragraph" w:styleId="Heading1">
    <w:name w:val="heading 1"/>
    <w:basedOn w:val="Normal"/>
    <w:next w:val="Normal"/>
    <w:link w:val="Heading1Char"/>
    <w:uiPriority w:val="9"/>
    <w:qFormat/>
    <w:rsid w:val="005F2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25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56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25B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F25BE"/>
    <w:rPr>
      <w:rFonts w:asciiTheme="majorHAnsi" w:eastAsiaTheme="majorEastAsia" w:hAnsiTheme="majorHAnsi" w:cstheme="majorBidi"/>
      <w:color w:val="2F5496" w:themeColor="accent1" w:themeShade="BF"/>
      <w:sz w:val="32"/>
      <w:szCs w:val="32"/>
      <w:lang w:val="nl-NL"/>
    </w:rPr>
  </w:style>
  <w:style w:type="character" w:customStyle="1" w:styleId="Heading2Char">
    <w:name w:val="Heading 2 Char"/>
    <w:basedOn w:val="DefaultParagraphFont"/>
    <w:link w:val="Heading2"/>
    <w:uiPriority w:val="9"/>
    <w:rsid w:val="005F25BE"/>
    <w:rPr>
      <w:rFonts w:asciiTheme="majorHAnsi" w:eastAsiaTheme="majorEastAsia" w:hAnsiTheme="majorHAnsi" w:cstheme="majorBidi"/>
      <w:color w:val="2F5496" w:themeColor="accent1" w:themeShade="BF"/>
      <w:sz w:val="26"/>
      <w:szCs w:val="26"/>
      <w:lang w:val="nl-NL"/>
    </w:rPr>
  </w:style>
  <w:style w:type="paragraph" w:styleId="ListParagraph">
    <w:name w:val="List Paragraph"/>
    <w:basedOn w:val="Normal"/>
    <w:uiPriority w:val="34"/>
    <w:qFormat/>
    <w:rsid w:val="005F25BE"/>
    <w:pPr>
      <w:ind w:left="720"/>
      <w:contextualSpacing/>
    </w:pPr>
  </w:style>
  <w:style w:type="paragraph" w:styleId="NormalWeb">
    <w:name w:val="Normal (Web)"/>
    <w:basedOn w:val="Normal"/>
    <w:uiPriority w:val="99"/>
    <w:semiHidden/>
    <w:unhideWhenUsed/>
    <w:rsid w:val="002663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2E24F6"/>
    <w:rPr>
      <w:color w:val="0563C1" w:themeColor="hyperlink"/>
      <w:u w:val="single"/>
    </w:rPr>
  </w:style>
  <w:style w:type="character" w:styleId="UnresolvedMention">
    <w:name w:val="Unresolved Mention"/>
    <w:basedOn w:val="DefaultParagraphFont"/>
    <w:uiPriority w:val="99"/>
    <w:semiHidden/>
    <w:unhideWhenUsed/>
    <w:rsid w:val="00CA6FD4"/>
    <w:rPr>
      <w:color w:val="605E5C"/>
      <w:shd w:val="clear" w:color="auto" w:fill="E1DFDD"/>
    </w:rPr>
  </w:style>
  <w:style w:type="character" w:customStyle="1" w:styleId="Heading3Char">
    <w:name w:val="Heading 3 Char"/>
    <w:basedOn w:val="DefaultParagraphFont"/>
    <w:link w:val="Heading3"/>
    <w:uiPriority w:val="9"/>
    <w:rsid w:val="000256C1"/>
    <w:rPr>
      <w:rFonts w:asciiTheme="majorHAnsi" w:eastAsiaTheme="majorEastAsia" w:hAnsiTheme="majorHAnsi" w:cstheme="majorBidi"/>
      <w:color w:val="1F3763" w:themeColor="accent1" w:themeShade="7F"/>
      <w:lang w:val="nl-NL"/>
    </w:rPr>
  </w:style>
  <w:style w:type="character" w:styleId="Strong">
    <w:name w:val="Strong"/>
    <w:basedOn w:val="DefaultParagraphFont"/>
    <w:uiPriority w:val="22"/>
    <w:qFormat/>
    <w:rsid w:val="00EB14A0"/>
    <w:rPr>
      <w:b/>
      <w:bCs/>
    </w:rPr>
  </w:style>
  <w:style w:type="paragraph" w:customStyle="1" w:styleId="has-line-data">
    <w:name w:val="has-line-data"/>
    <w:basedOn w:val="Normal"/>
    <w:rsid w:val="00D0304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katex-mathml">
    <w:name w:val="katex-mathml"/>
    <w:basedOn w:val="DefaultParagraphFont"/>
    <w:rsid w:val="00D0304C"/>
  </w:style>
  <w:style w:type="character" w:customStyle="1" w:styleId="mord">
    <w:name w:val="mord"/>
    <w:basedOn w:val="DefaultParagraphFont"/>
    <w:rsid w:val="00D0304C"/>
  </w:style>
  <w:style w:type="character" w:customStyle="1" w:styleId="mrel">
    <w:name w:val="mrel"/>
    <w:basedOn w:val="DefaultParagraphFont"/>
    <w:rsid w:val="00D0304C"/>
  </w:style>
  <w:style w:type="character" w:customStyle="1" w:styleId="anchor-text">
    <w:name w:val="anchor-text"/>
    <w:basedOn w:val="DefaultParagraphFont"/>
    <w:rsid w:val="000F63EC"/>
  </w:style>
  <w:style w:type="paragraph" w:styleId="Title">
    <w:name w:val="Title"/>
    <w:basedOn w:val="Normal"/>
    <w:next w:val="Normal"/>
    <w:link w:val="TitleChar"/>
    <w:uiPriority w:val="10"/>
    <w:qFormat/>
    <w:rsid w:val="00001D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53"/>
    <w:rPr>
      <w:rFonts w:asciiTheme="majorHAnsi" w:eastAsiaTheme="majorEastAsia" w:hAnsiTheme="majorHAnsi" w:cstheme="majorBidi"/>
      <w:spacing w:val="-10"/>
      <w:kern w:val="28"/>
      <w:sz w:val="56"/>
      <w:szCs w:val="56"/>
      <w:lang w:val="nl-NL"/>
    </w:rPr>
  </w:style>
  <w:style w:type="paragraph" w:styleId="Header">
    <w:name w:val="header"/>
    <w:basedOn w:val="Normal"/>
    <w:link w:val="HeaderChar"/>
    <w:uiPriority w:val="99"/>
    <w:unhideWhenUsed/>
    <w:rsid w:val="00665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6FD"/>
    <w:rPr>
      <w:rFonts w:ascii="Verdana" w:hAnsi="Verdana"/>
      <w:sz w:val="22"/>
      <w:szCs w:val="22"/>
      <w:lang w:val="nl-NL"/>
    </w:rPr>
  </w:style>
  <w:style w:type="paragraph" w:styleId="Footer">
    <w:name w:val="footer"/>
    <w:basedOn w:val="Normal"/>
    <w:link w:val="FooterChar"/>
    <w:uiPriority w:val="99"/>
    <w:unhideWhenUsed/>
    <w:rsid w:val="00665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6FD"/>
    <w:rPr>
      <w:rFonts w:ascii="Verdana" w:hAnsi="Verdana"/>
      <w:sz w:val="22"/>
      <w:szCs w:val="22"/>
      <w:lang w:val="nl-NL"/>
    </w:rPr>
  </w:style>
  <w:style w:type="paragraph" w:styleId="TOCHeading">
    <w:name w:val="TOC Heading"/>
    <w:basedOn w:val="Heading1"/>
    <w:next w:val="Normal"/>
    <w:uiPriority w:val="39"/>
    <w:unhideWhenUsed/>
    <w:qFormat/>
    <w:rsid w:val="00CD29E9"/>
    <w:pPr>
      <w:outlineLvl w:val="9"/>
    </w:pPr>
    <w:rPr>
      <w:kern w:val="0"/>
      <w:lang w:val="en-US"/>
      <w14:ligatures w14:val="none"/>
    </w:rPr>
  </w:style>
  <w:style w:type="paragraph" w:styleId="TOC1">
    <w:name w:val="toc 1"/>
    <w:basedOn w:val="Normal"/>
    <w:next w:val="Normal"/>
    <w:autoRedefine/>
    <w:uiPriority w:val="39"/>
    <w:unhideWhenUsed/>
    <w:rsid w:val="00CD29E9"/>
    <w:pPr>
      <w:spacing w:after="100"/>
    </w:pPr>
  </w:style>
  <w:style w:type="paragraph" w:styleId="TOC2">
    <w:name w:val="toc 2"/>
    <w:basedOn w:val="Normal"/>
    <w:next w:val="Normal"/>
    <w:autoRedefine/>
    <w:uiPriority w:val="39"/>
    <w:unhideWhenUsed/>
    <w:rsid w:val="00CD29E9"/>
    <w:pPr>
      <w:spacing w:after="100"/>
      <w:ind w:left="220"/>
    </w:pPr>
  </w:style>
  <w:style w:type="character" w:styleId="CommentReference">
    <w:name w:val="annotation reference"/>
    <w:basedOn w:val="DefaultParagraphFont"/>
    <w:uiPriority w:val="99"/>
    <w:semiHidden/>
    <w:unhideWhenUsed/>
    <w:rsid w:val="008560FA"/>
    <w:rPr>
      <w:sz w:val="16"/>
      <w:szCs w:val="16"/>
    </w:rPr>
  </w:style>
  <w:style w:type="paragraph" w:styleId="CommentText">
    <w:name w:val="annotation text"/>
    <w:basedOn w:val="Normal"/>
    <w:link w:val="CommentTextChar"/>
    <w:uiPriority w:val="99"/>
    <w:unhideWhenUsed/>
    <w:rsid w:val="008560FA"/>
    <w:pPr>
      <w:spacing w:line="240" w:lineRule="auto"/>
    </w:pPr>
    <w:rPr>
      <w:sz w:val="20"/>
      <w:szCs w:val="20"/>
    </w:rPr>
  </w:style>
  <w:style w:type="character" w:customStyle="1" w:styleId="CommentTextChar">
    <w:name w:val="Comment Text Char"/>
    <w:basedOn w:val="DefaultParagraphFont"/>
    <w:link w:val="CommentText"/>
    <w:uiPriority w:val="99"/>
    <w:rsid w:val="008560FA"/>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8560FA"/>
    <w:rPr>
      <w:b/>
      <w:bCs/>
    </w:rPr>
  </w:style>
  <w:style w:type="character" w:customStyle="1" w:styleId="CommentSubjectChar">
    <w:name w:val="Comment Subject Char"/>
    <w:basedOn w:val="CommentTextChar"/>
    <w:link w:val="CommentSubject"/>
    <w:uiPriority w:val="99"/>
    <w:semiHidden/>
    <w:rsid w:val="008560FA"/>
    <w:rPr>
      <w:rFonts w:ascii="Verdana" w:hAnsi="Verdana"/>
      <w:b/>
      <w:bCs/>
      <w:sz w:val="20"/>
      <w:szCs w:val="20"/>
    </w:rPr>
  </w:style>
  <w:style w:type="character" w:styleId="FollowedHyperlink">
    <w:name w:val="FollowedHyperlink"/>
    <w:basedOn w:val="DefaultParagraphFont"/>
    <w:uiPriority w:val="99"/>
    <w:semiHidden/>
    <w:unhideWhenUsed/>
    <w:rsid w:val="00315A5E"/>
    <w:rPr>
      <w:color w:val="954F72" w:themeColor="followedHyperlink"/>
      <w:u w:val="single"/>
    </w:rPr>
  </w:style>
  <w:style w:type="paragraph" w:styleId="Revision">
    <w:name w:val="Revision"/>
    <w:hidden/>
    <w:uiPriority w:val="99"/>
    <w:semiHidden/>
    <w:rsid w:val="0062215F"/>
    <w:rPr>
      <w:rFonts w:ascii="Verdana" w:hAnsi="Verdan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7870">
      <w:bodyDiv w:val="1"/>
      <w:marLeft w:val="0"/>
      <w:marRight w:val="0"/>
      <w:marTop w:val="0"/>
      <w:marBottom w:val="0"/>
      <w:divBdr>
        <w:top w:val="none" w:sz="0" w:space="0" w:color="auto"/>
        <w:left w:val="none" w:sz="0" w:space="0" w:color="auto"/>
        <w:bottom w:val="none" w:sz="0" w:space="0" w:color="auto"/>
        <w:right w:val="none" w:sz="0" w:space="0" w:color="auto"/>
      </w:divBdr>
      <w:divsChild>
        <w:div w:id="923077359">
          <w:marLeft w:val="0"/>
          <w:marRight w:val="0"/>
          <w:marTop w:val="0"/>
          <w:marBottom w:val="0"/>
          <w:divBdr>
            <w:top w:val="none" w:sz="0" w:space="0" w:color="auto"/>
            <w:left w:val="none" w:sz="0" w:space="0" w:color="auto"/>
            <w:bottom w:val="none" w:sz="0" w:space="0" w:color="auto"/>
            <w:right w:val="none" w:sz="0" w:space="0" w:color="auto"/>
          </w:divBdr>
        </w:div>
      </w:divsChild>
    </w:div>
    <w:div w:id="87389707">
      <w:bodyDiv w:val="1"/>
      <w:marLeft w:val="0"/>
      <w:marRight w:val="0"/>
      <w:marTop w:val="0"/>
      <w:marBottom w:val="0"/>
      <w:divBdr>
        <w:top w:val="none" w:sz="0" w:space="0" w:color="auto"/>
        <w:left w:val="none" w:sz="0" w:space="0" w:color="auto"/>
        <w:bottom w:val="none" w:sz="0" w:space="0" w:color="auto"/>
        <w:right w:val="none" w:sz="0" w:space="0" w:color="auto"/>
      </w:divBdr>
    </w:div>
    <w:div w:id="172230879">
      <w:bodyDiv w:val="1"/>
      <w:marLeft w:val="0"/>
      <w:marRight w:val="0"/>
      <w:marTop w:val="0"/>
      <w:marBottom w:val="0"/>
      <w:divBdr>
        <w:top w:val="none" w:sz="0" w:space="0" w:color="auto"/>
        <w:left w:val="none" w:sz="0" w:space="0" w:color="auto"/>
        <w:bottom w:val="none" w:sz="0" w:space="0" w:color="auto"/>
        <w:right w:val="none" w:sz="0" w:space="0" w:color="auto"/>
      </w:divBdr>
    </w:div>
    <w:div w:id="238560525">
      <w:bodyDiv w:val="1"/>
      <w:marLeft w:val="0"/>
      <w:marRight w:val="0"/>
      <w:marTop w:val="0"/>
      <w:marBottom w:val="0"/>
      <w:divBdr>
        <w:top w:val="none" w:sz="0" w:space="0" w:color="auto"/>
        <w:left w:val="none" w:sz="0" w:space="0" w:color="auto"/>
        <w:bottom w:val="none" w:sz="0" w:space="0" w:color="auto"/>
        <w:right w:val="none" w:sz="0" w:space="0" w:color="auto"/>
      </w:divBdr>
    </w:div>
    <w:div w:id="248078626">
      <w:bodyDiv w:val="1"/>
      <w:marLeft w:val="0"/>
      <w:marRight w:val="0"/>
      <w:marTop w:val="0"/>
      <w:marBottom w:val="0"/>
      <w:divBdr>
        <w:top w:val="none" w:sz="0" w:space="0" w:color="auto"/>
        <w:left w:val="none" w:sz="0" w:space="0" w:color="auto"/>
        <w:bottom w:val="none" w:sz="0" w:space="0" w:color="auto"/>
        <w:right w:val="none" w:sz="0" w:space="0" w:color="auto"/>
      </w:divBdr>
    </w:div>
    <w:div w:id="458451777">
      <w:bodyDiv w:val="1"/>
      <w:marLeft w:val="0"/>
      <w:marRight w:val="0"/>
      <w:marTop w:val="0"/>
      <w:marBottom w:val="0"/>
      <w:divBdr>
        <w:top w:val="none" w:sz="0" w:space="0" w:color="auto"/>
        <w:left w:val="none" w:sz="0" w:space="0" w:color="auto"/>
        <w:bottom w:val="none" w:sz="0" w:space="0" w:color="auto"/>
        <w:right w:val="none" w:sz="0" w:space="0" w:color="auto"/>
      </w:divBdr>
    </w:div>
    <w:div w:id="633173377">
      <w:bodyDiv w:val="1"/>
      <w:marLeft w:val="0"/>
      <w:marRight w:val="0"/>
      <w:marTop w:val="0"/>
      <w:marBottom w:val="0"/>
      <w:divBdr>
        <w:top w:val="none" w:sz="0" w:space="0" w:color="auto"/>
        <w:left w:val="none" w:sz="0" w:space="0" w:color="auto"/>
        <w:bottom w:val="none" w:sz="0" w:space="0" w:color="auto"/>
        <w:right w:val="none" w:sz="0" w:space="0" w:color="auto"/>
      </w:divBdr>
    </w:div>
    <w:div w:id="742334700">
      <w:bodyDiv w:val="1"/>
      <w:marLeft w:val="0"/>
      <w:marRight w:val="0"/>
      <w:marTop w:val="0"/>
      <w:marBottom w:val="0"/>
      <w:divBdr>
        <w:top w:val="none" w:sz="0" w:space="0" w:color="auto"/>
        <w:left w:val="none" w:sz="0" w:space="0" w:color="auto"/>
        <w:bottom w:val="none" w:sz="0" w:space="0" w:color="auto"/>
        <w:right w:val="none" w:sz="0" w:space="0" w:color="auto"/>
      </w:divBdr>
    </w:div>
    <w:div w:id="753280533">
      <w:bodyDiv w:val="1"/>
      <w:marLeft w:val="0"/>
      <w:marRight w:val="0"/>
      <w:marTop w:val="0"/>
      <w:marBottom w:val="0"/>
      <w:divBdr>
        <w:top w:val="none" w:sz="0" w:space="0" w:color="auto"/>
        <w:left w:val="none" w:sz="0" w:space="0" w:color="auto"/>
        <w:bottom w:val="none" w:sz="0" w:space="0" w:color="auto"/>
        <w:right w:val="none" w:sz="0" w:space="0" w:color="auto"/>
      </w:divBdr>
    </w:div>
    <w:div w:id="800612076">
      <w:bodyDiv w:val="1"/>
      <w:marLeft w:val="0"/>
      <w:marRight w:val="0"/>
      <w:marTop w:val="0"/>
      <w:marBottom w:val="0"/>
      <w:divBdr>
        <w:top w:val="none" w:sz="0" w:space="0" w:color="auto"/>
        <w:left w:val="none" w:sz="0" w:space="0" w:color="auto"/>
        <w:bottom w:val="none" w:sz="0" w:space="0" w:color="auto"/>
        <w:right w:val="none" w:sz="0" w:space="0" w:color="auto"/>
      </w:divBdr>
    </w:div>
    <w:div w:id="893544354">
      <w:bodyDiv w:val="1"/>
      <w:marLeft w:val="0"/>
      <w:marRight w:val="0"/>
      <w:marTop w:val="0"/>
      <w:marBottom w:val="0"/>
      <w:divBdr>
        <w:top w:val="none" w:sz="0" w:space="0" w:color="auto"/>
        <w:left w:val="none" w:sz="0" w:space="0" w:color="auto"/>
        <w:bottom w:val="none" w:sz="0" w:space="0" w:color="auto"/>
        <w:right w:val="none" w:sz="0" w:space="0" w:color="auto"/>
      </w:divBdr>
    </w:div>
    <w:div w:id="989754280">
      <w:bodyDiv w:val="1"/>
      <w:marLeft w:val="0"/>
      <w:marRight w:val="0"/>
      <w:marTop w:val="0"/>
      <w:marBottom w:val="0"/>
      <w:divBdr>
        <w:top w:val="none" w:sz="0" w:space="0" w:color="auto"/>
        <w:left w:val="none" w:sz="0" w:space="0" w:color="auto"/>
        <w:bottom w:val="none" w:sz="0" w:space="0" w:color="auto"/>
        <w:right w:val="none" w:sz="0" w:space="0" w:color="auto"/>
      </w:divBdr>
    </w:div>
    <w:div w:id="1008754078">
      <w:bodyDiv w:val="1"/>
      <w:marLeft w:val="0"/>
      <w:marRight w:val="0"/>
      <w:marTop w:val="0"/>
      <w:marBottom w:val="0"/>
      <w:divBdr>
        <w:top w:val="none" w:sz="0" w:space="0" w:color="auto"/>
        <w:left w:val="none" w:sz="0" w:space="0" w:color="auto"/>
        <w:bottom w:val="none" w:sz="0" w:space="0" w:color="auto"/>
        <w:right w:val="none" w:sz="0" w:space="0" w:color="auto"/>
      </w:divBdr>
    </w:div>
    <w:div w:id="1059476562">
      <w:bodyDiv w:val="1"/>
      <w:marLeft w:val="0"/>
      <w:marRight w:val="0"/>
      <w:marTop w:val="0"/>
      <w:marBottom w:val="0"/>
      <w:divBdr>
        <w:top w:val="none" w:sz="0" w:space="0" w:color="auto"/>
        <w:left w:val="none" w:sz="0" w:space="0" w:color="auto"/>
        <w:bottom w:val="none" w:sz="0" w:space="0" w:color="auto"/>
        <w:right w:val="none" w:sz="0" w:space="0" w:color="auto"/>
      </w:divBdr>
      <w:divsChild>
        <w:div w:id="951277593">
          <w:marLeft w:val="0"/>
          <w:marRight w:val="0"/>
          <w:marTop w:val="450"/>
          <w:marBottom w:val="450"/>
          <w:divBdr>
            <w:top w:val="none" w:sz="0" w:space="0" w:color="auto"/>
            <w:left w:val="single" w:sz="36" w:space="19" w:color="421451"/>
            <w:bottom w:val="none" w:sz="0" w:space="0" w:color="auto"/>
            <w:right w:val="none" w:sz="0" w:space="0" w:color="auto"/>
          </w:divBdr>
          <w:divsChild>
            <w:div w:id="199785062">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 w:id="1774475792">
          <w:marLeft w:val="0"/>
          <w:marRight w:val="0"/>
          <w:marTop w:val="0"/>
          <w:marBottom w:val="0"/>
          <w:divBdr>
            <w:top w:val="single" w:sz="12" w:space="15" w:color="FFC107"/>
            <w:left w:val="single" w:sz="12" w:space="15" w:color="FFC107"/>
            <w:bottom w:val="single" w:sz="12" w:space="15" w:color="FFC107"/>
            <w:right w:val="single" w:sz="12" w:space="15" w:color="FFC107"/>
          </w:divBdr>
        </w:div>
      </w:divsChild>
    </w:div>
    <w:div w:id="1068457753">
      <w:bodyDiv w:val="1"/>
      <w:marLeft w:val="0"/>
      <w:marRight w:val="0"/>
      <w:marTop w:val="0"/>
      <w:marBottom w:val="0"/>
      <w:divBdr>
        <w:top w:val="none" w:sz="0" w:space="0" w:color="auto"/>
        <w:left w:val="none" w:sz="0" w:space="0" w:color="auto"/>
        <w:bottom w:val="none" w:sz="0" w:space="0" w:color="auto"/>
        <w:right w:val="none" w:sz="0" w:space="0" w:color="auto"/>
      </w:divBdr>
    </w:div>
    <w:div w:id="1122066890">
      <w:bodyDiv w:val="1"/>
      <w:marLeft w:val="0"/>
      <w:marRight w:val="0"/>
      <w:marTop w:val="0"/>
      <w:marBottom w:val="0"/>
      <w:divBdr>
        <w:top w:val="none" w:sz="0" w:space="0" w:color="auto"/>
        <w:left w:val="none" w:sz="0" w:space="0" w:color="auto"/>
        <w:bottom w:val="none" w:sz="0" w:space="0" w:color="auto"/>
        <w:right w:val="none" w:sz="0" w:space="0" w:color="auto"/>
      </w:divBdr>
    </w:div>
    <w:div w:id="1227647622">
      <w:bodyDiv w:val="1"/>
      <w:marLeft w:val="0"/>
      <w:marRight w:val="0"/>
      <w:marTop w:val="0"/>
      <w:marBottom w:val="0"/>
      <w:divBdr>
        <w:top w:val="none" w:sz="0" w:space="0" w:color="auto"/>
        <w:left w:val="none" w:sz="0" w:space="0" w:color="auto"/>
        <w:bottom w:val="none" w:sz="0" w:space="0" w:color="auto"/>
        <w:right w:val="none" w:sz="0" w:space="0" w:color="auto"/>
      </w:divBdr>
      <w:divsChild>
        <w:div w:id="712001703">
          <w:marLeft w:val="0"/>
          <w:marRight w:val="0"/>
          <w:marTop w:val="450"/>
          <w:marBottom w:val="450"/>
          <w:divBdr>
            <w:top w:val="none" w:sz="0" w:space="0" w:color="auto"/>
            <w:left w:val="single" w:sz="36" w:space="19" w:color="421451"/>
            <w:bottom w:val="none" w:sz="0" w:space="0" w:color="auto"/>
            <w:right w:val="none" w:sz="0" w:space="0" w:color="auto"/>
          </w:divBdr>
          <w:divsChild>
            <w:div w:id="1163005570">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sChild>
    </w:div>
    <w:div w:id="1244418016">
      <w:bodyDiv w:val="1"/>
      <w:marLeft w:val="0"/>
      <w:marRight w:val="0"/>
      <w:marTop w:val="0"/>
      <w:marBottom w:val="0"/>
      <w:divBdr>
        <w:top w:val="none" w:sz="0" w:space="0" w:color="auto"/>
        <w:left w:val="none" w:sz="0" w:space="0" w:color="auto"/>
        <w:bottom w:val="none" w:sz="0" w:space="0" w:color="auto"/>
        <w:right w:val="none" w:sz="0" w:space="0" w:color="auto"/>
      </w:divBdr>
    </w:div>
    <w:div w:id="1290357048">
      <w:bodyDiv w:val="1"/>
      <w:marLeft w:val="0"/>
      <w:marRight w:val="0"/>
      <w:marTop w:val="0"/>
      <w:marBottom w:val="0"/>
      <w:divBdr>
        <w:top w:val="none" w:sz="0" w:space="0" w:color="auto"/>
        <w:left w:val="none" w:sz="0" w:space="0" w:color="auto"/>
        <w:bottom w:val="none" w:sz="0" w:space="0" w:color="auto"/>
        <w:right w:val="none" w:sz="0" w:space="0" w:color="auto"/>
      </w:divBdr>
    </w:div>
    <w:div w:id="1365211720">
      <w:bodyDiv w:val="1"/>
      <w:marLeft w:val="0"/>
      <w:marRight w:val="0"/>
      <w:marTop w:val="0"/>
      <w:marBottom w:val="0"/>
      <w:divBdr>
        <w:top w:val="none" w:sz="0" w:space="0" w:color="auto"/>
        <w:left w:val="none" w:sz="0" w:space="0" w:color="auto"/>
        <w:bottom w:val="none" w:sz="0" w:space="0" w:color="auto"/>
        <w:right w:val="none" w:sz="0" w:space="0" w:color="auto"/>
      </w:divBdr>
      <w:divsChild>
        <w:div w:id="1270353238">
          <w:marLeft w:val="0"/>
          <w:marRight w:val="0"/>
          <w:marTop w:val="0"/>
          <w:marBottom w:val="0"/>
          <w:divBdr>
            <w:top w:val="none" w:sz="0" w:space="0" w:color="auto"/>
            <w:left w:val="none" w:sz="0" w:space="0" w:color="auto"/>
            <w:bottom w:val="none" w:sz="0" w:space="0" w:color="auto"/>
            <w:right w:val="none" w:sz="0" w:space="0" w:color="auto"/>
          </w:divBdr>
        </w:div>
        <w:div w:id="640307401">
          <w:marLeft w:val="0"/>
          <w:marRight w:val="0"/>
          <w:marTop w:val="0"/>
          <w:marBottom w:val="0"/>
          <w:divBdr>
            <w:top w:val="none" w:sz="0" w:space="0" w:color="auto"/>
            <w:left w:val="none" w:sz="0" w:space="0" w:color="auto"/>
            <w:bottom w:val="none" w:sz="0" w:space="0" w:color="auto"/>
            <w:right w:val="none" w:sz="0" w:space="0" w:color="auto"/>
          </w:divBdr>
        </w:div>
        <w:div w:id="1368873362">
          <w:marLeft w:val="0"/>
          <w:marRight w:val="0"/>
          <w:marTop w:val="0"/>
          <w:marBottom w:val="0"/>
          <w:divBdr>
            <w:top w:val="none" w:sz="0" w:space="0" w:color="auto"/>
            <w:left w:val="none" w:sz="0" w:space="0" w:color="auto"/>
            <w:bottom w:val="none" w:sz="0" w:space="0" w:color="auto"/>
            <w:right w:val="none" w:sz="0" w:space="0" w:color="auto"/>
          </w:divBdr>
        </w:div>
      </w:divsChild>
    </w:div>
    <w:div w:id="1374496845">
      <w:bodyDiv w:val="1"/>
      <w:marLeft w:val="0"/>
      <w:marRight w:val="0"/>
      <w:marTop w:val="0"/>
      <w:marBottom w:val="0"/>
      <w:divBdr>
        <w:top w:val="none" w:sz="0" w:space="0" w:color="auto"/>
        <w:left w:val="none" w:sz="0" w:space="0" w:color="auto"/>
        <w:bottom w:val="none" w:sz="0" w:space="0" w:color="auto"/>
        <w:right w:val="none" w:sz="0" w:space="0" w:color="auto"/>
      </w:divBdr>
      <w:divsChild>
        <w:div w:id="921451386">
          <w:marLeft w:val="0"/>
          <w:marRight w:val="0"/>
          <w:marTop w:val="450"/>
          <w:marBottom w:val="450"/>
          <w:divBdr>
            <w:top w:val="none" w:sz="0" w:space="0" w:color="auto"/>
            <w:left w:val="single" w:sz="36" w:space="19" w:color="421451"/>
            <w:bottom w:val="none" w:sz="0" w:space="0" w:color="auto"/>
            <w:right w:val="none" w:sz="0" w:space="0" w:color="auto"/>
          </w:divBdr>
          <w:divsChild>
            <w:div w:id="2124231455">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sChild>
    </w:div>
    <w:div w:id="1398699484">
      <w:bodyDiv w:val="1"/>
      <w:marLeft w:val="0"/>
      <w:marRight w:val="0"/>
      <w:marTop w:val="0"/>
      <w:marBottom w:val="0"/>
      <w:divBdr>
        <w:top w:val="none" w:sz="0" w:space="0" w:color="auto"/>
        <w:left w:val="none" w:sz="0" w:space="0" w:color="auto"/>
        <w:bottom w:val="none" w:sz="0" w:space="0" w:color="auto"/>
        <w:right w:val="none" w:sz="0" w:space="0" w:color="auto"/>
      </w:divBdr>
    </w:div>
    <w:div w:id="1584485668">
      <w:bodyDiv w:val="1"/>
      <w:marLeft w:val="0"/>
      <w:marRight w:val="0"/>
      <w:marTop w:val="0"/>
      <w:marBottom w:val="0"/>
      <w:divBdr>
        <w:top w:val="none" w:sz="0" w:space="0" w:color="auto"/>
        <w:left w:val="none" w:sz="0" w:space="0" w:color="auto"/>
        <w:bottom w:val="none" w:sz="0" w:space="0" w:color="auto"/>
        <w:right w:val="none" w:sz="0" w:space="0" w:color="auto"/>
      </w:divBdr>
    </w:div>
    <w:div w:id="1603880624">
      <w:bodyDiv w:val="1"/>
      <w:marLeft w:val="0"/>
      <w:marRight w:val="0"/>
      <w:marTop w:val="0"/>
      <w:marBottom w:val="0"/>
      <w:divBdr>
        <w:top w:val="none" w:sz="0" w:space="0" w:color="auto"/>
        <w:left w:val="none" w:sz="0" w:space="0" w:color="auto"/>
        <w:bottom w:val="none" w:sz="0" w:space="0" w:color="auto"/>
        <w:right w:val="none" w:sz="0" w:space="0" w:color="auto"/>
      </w:divBdr>
    </w:div>
    <w:div w:id="1612785754">
      <w:bodyDiv w:val="1"/>
      <w:marLeft w:val="0"/>
      <w:marRight w:val="0"/>
      <w:marTop w:val="0"/>
      <w:marBottom w:val="0"/>
      <w:divBdr>
        <w:top w:val="none" w:sz="0" w:space="0" w:color="auto"/>
        <w:left w:val="none" w:sz="0" w:space="0" w:color="auto"/>
        <w:bottom w:val="none" w:sz="0" w:space="0" w:color="auto"/>
        <w:right w:val="none" w:sz="0" w:space="0" w:color="auto"/>
      </w:divBdr>
    </w:div>
    <w:div w:id="1662855429">
      <w:bodyDiv w:val="1"/>
      <w:marLeft w:val="0"/>
      <w:marRight w:val="0"/>
      <w:marTop w:val="0"/>
      <w:marBottom w:val="0"/>
      <w:divBdr>
        <w:top w:val="none" w:sz="0" w:space="0" w:color="auto"/>
        <w:left w:val="none" w:sz="0" w:space="0" w:color="auto"/>
        <w:bottom w:val="none" w:sz="0" w:space="0" w:color="auto"/>
        <w:right w:val="none" w:sz="0" w:space="0" w:color="auto"/>
      </w:divBdr>
    </w:div>
    <w:div w:id="1714768554">
      <w:bodyDiv w:val="1"/>
      <w:marLeft w:val="0"/>
      <w:marRight w:val="0"/>
      <w:marTop w:val="0"/>
      <w:marBottom w:val="0"/>
      <w:divBdr>
        <w:top w:val="none" w:sz="0" w:space="0" w:color="auto"/>
        <w:left w:val="none" w:sz="0" w:space="0" w:color="auto"/>
        <w:bottom w:val="none" w:sz="0" w:space="0" w:color="auto"/>
        <w:right w:val="none" w:sz="0" w:space="0" w:color="auto"/>
      </w:divBdr>
    </w:div>
    <w:div w:id="1741366166">
      <w:bodyDiv w:val="1"/>
      <w:marLeft w:val="0"/>
      <w:marRight w:val="0"/>
      <w:marTop w:val="0"/>
      <w:marBottom w:val="0"/>
      <w:divBdr>
        <w:top w:val="none" w:sz="0" w:space="0" w:color="auto"/>
        <w:left w:val="none" w:sz="0" w:space="0" w:color="auto"/>
        <w:bottom w:val="none" w:sz="0" w:space="0" w:color="auto"/>
        <w:right w:val="none" w:sz="0" w:space="0" w:color="auto"/>
      </w:divBdr>
    </w:div>
    <w:div w:id="1826434424">
      <w:bodyDiv w:val="1"/>
      <w:marLeft w:val="0"/>
      <w:marRight w:val="0"/>
      <w:marTop w:val="0"/>
      <w:marBottom w:val="0"/>
      <w:divBdr>
        <w:top w:val="none" w:sz="0" w:space="0" w:color="auto"/>
        <w:left w:val="none" w:sz="0" w:space="0" w:color="auto"/>
        <w:bottom w:val="none" w:sz="0" w:space="0" w:color="auto"/>
        <w:right w:val="none" w:sz="0" w:space="0" w:color="auto"/>
      </w:divBdr>
      <w:divsChild>
        <w:div w:id="632370079">
          <w:marLeft w:val="0"/>
          <w:marRight w:val="0"/>
          <w:marTop w:val="0"/>
          <w:marBottom w:val="0"/>
          <w:divBdr>
            <w:top w:val="none" w:sz="0" w:space="0" w:color="auto"/>
            <w:left w:val="none" w:sz="0" w:space="0" w:color="auto"/>
            <w:bottom w:val="none" w:sz="0" w:space="0" w:color="auto"/>
            <w:right w:val="none" w:sz="0" w:space="0" w:color="auto"/>
          </w:divBdr>
        </w:div>
      </w:divsChild>
    </w:div>
    <w:div w:id="1831749094">
      <w:bodyDiv w:val="1"/>
      <w:marLeft w:val="0"/>
      <w:marRight w:val="0"/>
      <w:marTop w:val="0"/>
      <w:marBottom w:val="0"/>
      <w:divBdr>
        <w:top w:val="none" w:sz="0" w:space="0" w:color="auto"/>
        <w:left w:val="none" w:sz="0" w:space="0" w:color="auto"/>
        <w:bottom w:val="none" w:sz="0" w:space="0" w:color="auto"/>
        <w:right w:val="none" w:sz="0" w:space="0" w:color="auto"/>
      </w:divBdr>
    </w:div>
    <w:div w:id="1866822763">
      <w:bodyDiv w:val="1"/>
      <w:marLeft w:val="0"/>
      <w:marRight w:val="0"/>
      <w:marTop w:val="0"/>
      <w:marBottom w:val="0"/>
      <w:divBdr>
        <w:top w:val="none" w:sz="0" w:space="0" w:color="auto"/>
        <w:left w:val="none" w:sz="0" w:space="0" w:color="auto"/>
        <w:bottom w:val="none" w:sz="0" w:space="0" w:color="auto"/>
        <w:right w:val="none" w:sz="0" w:space="0" w:color="auto"/>
      </w:divBdr>
    </w:div>
    <w:div w:id="1917275165">
      <w:bodyDiv w:val="1"/>
      <w:marLeft w:val="0"/>
      <w:marRight w:val="0"/>
      <w:marTop w:val="0"/>
      <w:marBottom w:val="0"/>
      <w:divBdr>
        <w:top w:val="none" w:sz="0" w:space="0" w:color="auto"/>
        <w:left w:val="none" w:sz="0" w:space="0" w:color="auto"/>
        <w:bottom w:val="none" w:sz="0" w:space="0" w:color="auto"/>
        <w:right w:val="none" w:sz="0" w:space="0" w:color="auto"/>
      </w:divBdr>
      <w:divsChild>
        <w:div w:id="915163269">
          <w:marLeft w:val="0"/>
          <w:marRight w:val="0"/>
          <w:marTop w:val="225"/>
          <w:marBottom w:val="225"/>
          <w:divBdr>
            <w:top w:val="single" w:sz="12" w:space="11" w:color="421451"/>
            <w:left w:val="single" w:sz="12" w:space="11" w:color="421451"/>
            <w:bottom w:val="single" w:sz="12" w:space="11" w:color="421451"/>
            <w:right w:val="single" w:sz="12" w:space="11" w:color="421451"/>
          </w:divBdr>
        </w:div>
        <w:div w:id="1028071539">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 w:id="1999536110">
      <w:bodyDiv w:val="1"/>
      <w:marLeft w:val="0"/>
      <w:marRight w:val="0"/>
      <w:marTop w:val="0"/>
      <w:marBottom w:val="0"/>
      <w:divBdr>
        <w:top w:val="none" w:sz="0" w:space="0" w:color="auto"/>
        <w:left w:val="none" w:sz="0" w:space="0" w:color="auto"/>
        <w:bottom w:val="none" w:sz="0" w:space="0" w:color="auto"/>
        <w:right w:val="none" w:sz="0" w:space="0" w:color="auto"/>
      </w:divBdr>
      <w:divsChild>
        <w:div w:id="1576666898">
          <w:marLeft w:val="274"/>
          <w:marRight w:val="0"/>
          <w:marTop w:val="0"/>
          <w:marBottom w:val="0"/>
          <w:divBdr>
            <w:top w:val="none" w:sz="0" w:space="0" w:color="auto"/>
            <w:left w:val="none" w:sz="0" w:space="0" w:color="auto"/>
            <w:bottom w:val="none" w:sz="0" w:space="0" w:color="auto"/>
            <w:right w:val="none" w:sz="0" w:space="0" w:color="auto"/>
          </w:divBdr>
        </w:div>
        <w:div w:id="22174853">
          <w:marLeft w:val="994"/>
          <w:marRight w:val="0"/>
          <w:marTop w:val="0"/>
          <w:marBottom w:val="0"/>
          <w:divBdr>
            <w:top w:val="none" w:sz="0" w:space="0" w:color="auto"/>
            <w:left w:val="none" w:sz="0" w:space="0" w:color="auto"/>
            <w:bottom w:val="none" w:sz="0" w:space="0" w:color="auto"/>
            <w:right w:val="none" w:sz="0" w:space="0" w:color="auto"/>
          </w:divBdr>
        </w:div>
        <w:div w:id="88236946">
          <w:marLeft w:val="994"/>
          <w:marRight w:val="0"/>
          <w:marTop w:val="0"/>
          <w:marBottom w:val="0"/>
          <w:divBdr>
            <w:top w:val="none" w:sz="0" w:space="0" w:color="auto"/>
            <w:left w:val="none" w:sz="0" w:space="0" w:color="auto"/>
            <w:bottom w:val="none" w:sz="0" w:space="0" w:color="auto"/>
            <w:right w:val="none" w:sz="0" w:space="0" w:color="auto"/>
          </w:divBdr>
        </w:div>
        <w:div w:id="1549680523">
          <w:marLeft w:val="994"/>
          <w:marRight w:val="0"/>
          <w:marTop w:val="0"/>
          <w:marBottom w:val="0"/>
          <w:divBdr>
            <w:top w:val="none" w:sz="0" w:space="0" w:color="auto"/>
            <w:left w:val="none" w:sz="0" w:space="0" w:color="auto"/>
            <w:bottom w:val="none" w:sz="0" w:space="0" w:color="auto"/>
            <w:right w:val="none" w:sz="0" w:space="0" w:color="auto"/>
          </w:divBdr>
        </w:div>
        <w:div w:id="1298030095">
          <w:marLeft w:val="994"/>
          <w:marRight w:val="0"/>
          <w:marTop w:val="0"/>
          <w:marBottom w:val="0"/>
          <w:divBdr>
            <w:top w:val="none" w:sz="0" w:space="0" w:color="auto"/>
            <w:left w:val="none" w:sz="0" w:space="0" w:color="auto"/>
            <w:bottom w:val="none" w:sz="0" w:space="0" w:color="auto"/>
            <w:right w:val="none" w:sz="0" w:space="0" w:color="auto"/>
          </w:divBdr>
        </w:div>
        <w:div w:id="54403128">
          <w:marLeft w:val="274"/>
          <w:marRight w:val="0"/>
          <w:marTop w:val="0"/>
          <w:marBottom w:val="0"/>
          <w:divBdr>
            <w:top w:val="none" w:sz="0" w:space="0" w:color="auto"/>
            <w:left w:val="none" w:sz="0" w:space="0" w:color="auto"/>
            <w:bottom w:val="none" w:sz="0" w:space="0" w:color="auto"/>
            <w:right w:val="none" w:sz="0" w:space="0" w:color="auto"/>
          </w:divBdr>
        </w:div>
        <w:div w:id="1588810863">
          <w:marLeft w:val="994"/>
          <w:marRight w:val="0"/>
          <w:marTop w:val="0"/>
          <w:marBottom w:val="0"/>
          <w:divBdr>
            <w:top w:val="none" w:sz="0" w:space="0" w:color="auto"/>
            <w:left w:val="none" w:sz="0" w:space="0" w:color="auto"/>
            <w:bottom w:val="none" w:sz="0" w:space="0" w:color="auto"/>
            <w:right w:val="none" w:sz="0" w:space="0" w:color="auto"/>
          </w:divBdr>
        </w:div>
        <w:div w:id="1441145503">
          <w:marLeft w:val="994"/>
          <w:marRight w:val="0"/>
          <w:marTop w:val="0"/>
          <w:marBottom w:val="0"/>
          <w:divBdr>
            <w:top w:val="none" w:sz="0" w:space="0" w:color="auto"/>
            <w:left w:val="none" w:sz="0" w:space="0" w:color="auto"/>
            <w:bottom w:val="none" w:sz="0" w:space="0" w:color="auto"/>
            <w:right w:val="none" w:sz="0" w:space="0" w:color="auto"/>
          </w:divBdr>
        </w:div>
        <w:div w:id="1914967732">
          <w:marLeft w:val="994"/>
          <w:marRight w:val="0"/>
          <w:marTop w:val="0"/>
          <w:marBottom w:val="0"/>
          <w:divBdr>
            <w:top w:val="none" w:sz="0" w:space="0" w:color="auto"/>
            <w:left w:val="none" w:sz="0" w:space="0" w:color="auto"/>
            <w:bottom w:val="none" w:sz="0" w:space="0" w:color="auto"/>
            <w:right w:val="none" w:sz="0" w:space="0" w:color="auto"/>
          </w:divBdr>
        </w:div>
      </w:divsChild>
    </w:div>
    <w:div w:id="2093772616">
      <w:bodyDiv w:val="1"/>
      <w:marLeft w:val="0"/>
      <w:marRight w:val="0"/>
      <w:marTop w:val="0"/>
      <w:marBottom w:val="0"/>
      <w:divBdr>
        <w:top w:val="none" w:sz="0" w:space="0" w:color="auto"/>
        <w:left w:val="none" w:sz="0" w:space="0" w:color="auto"/>
        <w:bottom w:val="none" w:sz="0" w:space="0" w:color="auto"/>
        <w:right w:val="none" w:sz="0" w:space="0" w:color="auto"/>
      </w:divBdr>
    </w:div>
    <w:div w:id="210842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european-virus-archive.com/" TargetMode="External"/><Relationship Id="rId1" Type="http://schemas.openxmlformats.org/officeDocument/2006/relationships/hyperlink" Target="https://www.spiezlab.admin.ch/en/who-biohub-en"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cforexcel.com/knowledge/measurement-systems-analysis-gage-rr/levey-jennings-char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C622B-03DA-43A1-A6B3-EA8C17D6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10</Pages>
  <Words>2895</Words>
  <Characters>15924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ten Hove</dc:creator>
  <cp:keywords/>
  <dc:description/>
  <cp:lastModifiedBy>Lance Presser</cp:lastModifiedBy>
  <cp:revision>8</cp:revision>
  <dcterms:created xsi:type="dcterms:W3CDTF">2025-11-10T07:43:00Z</dcterms:created>
  <dcterms:modified xsi:type="dcterms:W3CDTF">2026-01-27T09:56:00Z</dcterms:modified>
</cp:coreProperties>
</file>